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CB369">
      <w:pPr>
        <w:keepNext w:val="0"/>
        <w:keepLines w:val="0"/>
        <w:pageBreakBefore w:val="0"/>
        <w:widowControl w:val="0"/>
        <w:kinsoku/>
        <w:wordWrap/>
        <w:overflowPunct/>
        <w:topLinePunct w:val="0"/>
        <w:autoSpaceDE/>
        <w:autoSpaceDN/>
        <w:bidi w:val="0"/>
        <w:adjustRightInd/>
        <w:snapToGrid w:val="0"/>
        <w:spacing w:after="313" w:afterLines="100"/>
        <w:jc w:val="center"/>
        <w:textAlignment w:val="auto"/>
        <w:rPr>
          <w:rFonts w:hint="eastAsia" w:ascii="黑体" w:hAnsi="黑体" w:eastAsia="黑体" w:cs="黑体"/>
          <w:b/>
          <w:bCs w:val="0"/>
          <w:sz w:val="40"/>
          <w:szCs w:val="36"/>
          <w:lang w:val="en-US" w:eastAsia="zh-CN"/>
        </w:rPr>
      </w:pPr>
      <w:r>
        <w:rPr>
          <w:rFonts w:hint="eastAsia" w:ascii="黑体" w:hAnsi="黑体" w:eastAsia="黑体" w:cs="黑体"/>
          <w:b/>
          <w:bCs w:val="0"/>
          <w:sz w:val="40"/>
          <w:szCs w:val="36"/>
          <w:lang w:val="en-US" w:eastAsia="zh-CN"/>
        </w:rPr>
        <w:t>2025年考生问答</w:t>
      </w:r>
    </w:p>
    <w:p w14:paraId="51A824E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bCs/>
          <w:sz w:val="28"/>
          <w:szCs w:val="28"/>
          <w:lang w:val="en-US" w:eastAsia="zh-CN"/>
        </w:rPr>
      </w:pPr>
      <w:r>
        <w:rPr>
          <w:rFonts w:hint="eastAsia" w:ascii="方正仿宋简体" w:hAnsi="方正仿宋简体" w:eastAsia="方正仿宋简体" w:cs="方正仿宋简体"/>
          <w:b/>
          <w:bCs/>
          <w:sz w:val="28"/>
          <w:szCs w:val="28"/>
          <w:lang w:val="en-US" w:eastAsia="zh-CN"/>
        </w:rPr>
        <w:t>一、学校基本情况和报考相关问题</w:t>
      </w:r>
    </w:p>
    <w:p w14:paraId="416F12A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1、学校是否为公办院校？师资力量如何？</w:t>
      </w:r>
    </w:p>
    <w:p w14:paraId="6388C7DB">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平顶山工业职业技术学院是由国家教育部备案、河南省政府批准的，国有特大型企业中国平煤神马控股集团主办的普通公办高等职业院校，是全国文明单位、首批国家示范性高等职业院校、全国普通高校毕业生就业工作先进集体、国家级优质高等职业院校、国家首批1+X证书制度试点院校，是河南省高水平高等职业学校建设单位。</w:t>
      </w:r>
    </w:p>
    <w:p w14:paraId="0AF0CAA0">
      <w:pPr>
        <w:keepNext w:val="0"/>
        <w:keepLines w:val="0"/>
        <w:pageBreakBefore w:val="0"/>
        <w:widowControl w:val="0"/>
        <w:numPr>
          <w:ilvl w:val="0"/>
          <w:numId w:val="0"/>
        </w:numPr>
        <w:kinsoku/>
        <w:wordWrap/>
        <w:overflowPunct/>
        <w:topLinePunct w:val="0"/>
        <w:autoSpaceDE/>
        <w:autoSpaceDN/>
        <w:bidi w:val="0"/>
        <w:adjustRightInd/>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学校拥有以中国工程院院士张铁岗为名誉院长领衔的，由教学名师、全国技术能手等校企专家共同组成的高素质“双师型”教学团队。现有副高级以上职称教师211人，硕士以上学位教师519人，河南省职教专家、全国煤炭教学名师、中原名师、河南省（职教）教学名师、河南省教育厅学术技术带头人等获得省级称号者40人。拥有国家级教学成果奖3项，国家级专业教学资源库1个，国家级精品在线开放课程5门，国家级精品资源共享课程8门，国家级优秀教学团队1个，国家级教师教学创新团队1个；省级教学成果奖32项，省级在线开放课程29门，省级优秀教学团队5个。</w:t>
      </w:r>
    </w:p>
    <w:p w14:paraId="1D4E6A29">
      <w:pPr>
        <w:keepNext w:val="0"/>
        <w:keepLines w:val="0"/>
        <w:pageBreakBefore w:val="0"/>
        <w:widowControl w:val="0"/>
        <w:numPr>
          <w:ilvl w:val="0"/>
          <w:numId w:val="0"/>
        </w:numPr>
        <w:kinsoku/>
        <w:wordWrap/>
        <w:overflowPunct/>
        <w:topLinePunct w:val="0"/>
        <w:autoSpaceDE/>
        <w:autoSpaceDN/>
        <w:bidi w:val="0"/>
        <w:adjustRightInd/>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学校拥有国家级生产性实训基地、河南省职业院校“双师型”教师培养培训基地。拥有中央财政支持的国内知名、省内唯一，面积达3300平方米的煤矿生产系统全过程教学实训基地；建设有智慧矿山VR-AR协同交互虚拟仿真实训中心和河南省煤矿智能开采技术职业启蒙和职业体验基地；拥有配备智能工厂自动化工程综合实训平台及数字化生产线仿真系统的中德智能制造实训中心；校企共建集无人机文化展示、实训、培训、考证四位一体的无人机应用创新基地；校企共同投资2470万元建成的教育部ICT行业创新基地；按照全球知名品牌4S店“前店后厂”理念设计的建筑面积2000余平方米的汽车实训中心，配套建有汽车专业产教融合实训基地、宇通汽车产业学院、汽车专业领域职业技能等级证书培训考核基地；建设有煤化工高技能人才培养示范基地；建设人工智能产业学院，包含人工智能技术、云计算等23个实训室，配备1300台实训机位；拥有企业全套流水线设备的服装加工实训工厂和面积近3000平方米可进行生产性实训的机械制造实训工厂。学校与中国平煤神马控股集团、平高集团等大型企业共建共享校外实训基地120个。</w:t>
      </w:r>
    </w:p>
    <w:p w14:paraId="261EAD1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2、办学层次是什么？毕业生颁发何种毕业证？</w:t>
      </w:r>
    </w:p>
    <w:p w14:paraId="6DAE10C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答：学生达到学校专科人才培养方案的毕业标准，由平顶山工业职业技术学院颁发国家承认的全日制普通专科毕业证书。</w:t>
      </w:r>
    </w:p>
    <w:p w14:paraId="47CD09C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3、学校的培养模式是什么？</w:t>
      </w:r>
    </w:p>
    <w:p w14:paraId="7F05D257">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学校是河南省首批半工半读试点单位，在全省率先实行“校企合作、工学结合”模式。学校充分发挥企业办学优势，以“专业与岗位双向衔接，教师与师傅双向对接，成果与应用双向共享，学生与徒弟双向共育”为原则的新型现代学徒制，探索实施了“师带徒”人才培养模式改革，将专业建在产业链上，将课堂搬进企业车间，实现了专业和产业的同频共振，使学生成为兼具实践技能与工匠精神的新时代技术技能人才，以实现校企人才培养的无缝对接，是国家首批1+X证书制度试点院校，河南省首批现代学徒制示范点。为进一步深入推进产教融合，深化校企合作，全面提高人才培养质量，我校与母体企业中国平煤神马控股集团联合，面向煤矿智能开采技术、通风技术安全与管理、工程测量技术（地测方向）、建筑工程技术（矿建方向）、应急救援技术等重点建设专业，实施“校企双主体育人、双向导师联合培养、两场所工学交替、分段多维评价”人才培养方案，开展“订单班”精准化人才培养。2024年度我校学生参加各项技能竞赛荣获国家级奖项25项，其中一等奖7项；省级奖项198项，其中一等奖41项。特别是在2024年世界职业院校技能大赛总决赛争夺赛“生产事故应急救援”高职组赛项中荣获金奖。</w:t>
      </w:r>
    </w:p>
    <w:p w14:paraId="444DE9DE">
      <w:pPr>
        <w:keepNext w:val="0"/>
        <w:keepLines w:val="0"/>
        <w:pageBreakBefore w:val="0"/>
        <w:widowControl w:val="0"/>
        <w:kinsoku/>
        <w:wordWrap/>
        <w:overflowPunct/>
        <w:topLinePunct w:val="0"/>
        <w:autoSpaceDE/>
        <w:autoSpaceDN/>
        <w:bidi w:val="0"/>
        <w:adjustRightInd/>
        <w:snapToGrid w:val="0"/>
        <w:spacing w:line="400" w:lineRule="atLeast"/>
        <w:textAlignment w:val="auto"/>
        <w:rPr>
          <w:rFonts w:hint="eastAsia" w:ascii="仿宋" w:hAnsi="仿宋" w:eastAsia="仿宋" w:cs="仿宋"/>
          <w:sz w:val="28"/>
          <w:szCs w:val="28"/>
          <w:lang w:val="en-US" w:eastAsia="zh-CN"/>
        </w:rPr>
      </w:pPr>
      <w:r>
        <w:rPr>
          <w:rFonts w:hint="eastAsia" w:ascii="方正仿宋简体" w:hAnsi="方正仿宋简体" w:eastAsia="方正仿宋简体" w:cs="方正仿宋简体"/>
          <w:b/>
          <w:bCs/>
          <w:sz w:val="24"/>
          <w:szCs w:val="24"/>
          <w:lang w:val="en-US" w:eastAsia="zh-CN"/>
        </w:rPr>
        <w:t> 4.我校在河南省招生代码是什么？</w:t>
      </w:r>
      <w:r>
        <w:rPr>
          <w:rFonts w:hint="eastAsia" w:ascii="方正仿宋简体" w:hAnsi="方正仿宋简体" w:eastAsia="方正仿宋简体" w:cs="方正仿宋简体"/>
          <w:b/>
          <w:bCs/>
          <w:sz w:val="24"/>
          <w:szCs w:val="24"/>
          <w:lang w:val="en-US" w:eastAsia="zh-CN"/>
        </w:rPr>
        <w:br w:type="textWrapping"/>
      </w:r>
      <w:r>
        <w:rPr>
          <w:rFonts w:hint="eastAsia" w:ascii="仿宋" w:hAnsi="仿宋" w:eastAsia="仿宋" w:cs="仿宋"/>
          <w:sz w:val="28"/>
          <w:szCs w:val="28"/>
          <w:lang w:val="en-US" w:eastAsia="zh-CN"/>
        </w:rPr>
        <w:t> 答：我校在河南省普通专科批、艺术专科批、中外合作办学等批次招生代码是6271。</w:t>
      </w:r>
    </w:p>
    <w:p w14:paraId="6E86B360">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5、学校今年有哪些类别招生计划？</w:t>
      </w:r>
    </w:p>
    <w:p w14:paraId="1096EC47">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答：我校今年有普通专科、艺术专科、中外合作办学和对口专科等类别招生计划。</w:t>
      </w:r>
    </w:p>
    <w:p w14:paraId="1573A90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6、学校在哪些省（区、市）招生？</w:t>
      </w:r>
    </w:p>
    <w:p w14:paraId="094AC8D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答：我校今年计划在河南、山东、内蒙古自治区、四川、云南、贵州、山西、重庆、湖北、河北、安徽、江西、广西、海南等14个省（区市）招生。</w:t>
      </w:r>
    </w:p>
    <w:p w14:paraId="5243CD2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7、学校学生就读地址？</w:t>
      </w:r>
    </w:p>
    <w:p w14:paraId="50ED102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答：河南省平顶山市黄河路81号。</w:t>
      </w:r>
    </w:p>
    <w:p w14:paraId="01242957">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8、2025年学校招生计划多少人？招生专业多少个？</w:t>
      </w:r>
    </w:p>
    <w:p w14:paraId="69FB5F6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2025年学校大专招生计划6000人，共安排57个专业（含方向）招生，开设有化工类、矿山安全类、智能工程类、机电类、汽车类、建筑类、计算机类、医学类、航空运输类、经济管理类、艺术类、餐旅类等十二个专业群。我校在各省份的招生计划以各省级招生办（教育考试院）公布的为准。</w:t>
      </w:r>
    </w:p>
    <w:p w14:paraId="48C4AE0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bCs/>
          <w:sz w:val="24"/>
          <w:szCs w:val="24"/>
          <w:lang w:val="en-US" w:eastAsia="zh-CN"/>
        </w:rPr>
      </w:pPr>
      <w:r>
        <w:rPr>
          <w:rFonts w:hint="default" w:ascii="方正仿宋简体" w:hAnsi="方正仿宋简体" w:eastAsia="方正仿宋简体" w:cs="方正仿宋简体"/>
          <w:b/>
          <w:bCs/>
          <w:sz w:val="24"/>
          <w:szCs w:val="24"/>
          <w:lang w:val="en-US" w:eastAsia="zh-CN"/>
        </w:rPr>
        <w:t>9、</w:t>
      </w:r>
      <w:r>
        <w:rPr>
          <w:rFonts w:hint="eastAsia" w:ascii="方正仿宋简体" w:hAnsi="方正仿宋简体" w:eastAsia="方正仿宋简体" w:cs="方正仿宋简体"/>
          <w:b/>
          <w:bCs/>
          <w:sz w:val="24"/>
          <w:szCs w:val="24"/>
          <w:lang w:val="en-US" w:eastAsia="zh-CN"/>
        </w:rPr>
        <w:t>学校都有哪些特色专业？</w:t>
      </w:r>
    </w:p>
    <w:p w14:paraId="089E4AC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答：学校开设有应用化工技术、煤矿智能开采技术、通风技术与安全管理、电气自动化技术、机电一体化技术等多个国家级、省级特色专业。拥有国家级重点建设专业6个，省级高水平专业群1个，省级教学改革试点专业7个，省级特色专业建设点5个。</w:t>
      </w:r>
    </w:p>
    <w:p w14:paraId="059BE92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 10、招生专业有哪些特殊要求？</w:t>
      </w:r>
    </w:p>
    <w:p w14:paraId="3FE5D6E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 </w:t>
      </w:r>
      <w:r>
        <w:rPr>
          <w:rFonts w:hint="eastAsia" w:ascii="仿宋" w:hAnsi="仿宋" w:eastAsia="仿宋" w:cs="仿宋"/>
          <w:sz w:val="28"/>
          <w:szCs w:val="28"/>
          <w:lang w:val="en-US" w:eastAsia="zh-CN"/>
        </w:rPr>
        <w:t>答：</w:t>
      </w:r>
      <w:r>
        <w:rPr>
          <w:rFonts w:hint="default" w:ascii="仿宋" w:hAnsi="仿宋" w:eastAsia="仿宋" w:cs="仿宋"/>
          <w:sz w:val="28"/>
          <w:szCs w:val="28"/>
          <w:lang w:val="en-US" w:eastAsia="zh-CN"/>
        </w:rPr>
        <w:t>身体健康状况要求</w:t>
      </w:r>
      <w:r>
        <w:rPr>
          <w:rFonts w:hint="eastAsia" w:ascii="仿宋" w:hAnsi="仿宋" w:eastAsia="仿宋" w:cs="仿宋"/>
          <w:sz w:val="28"/>
          <w:szCs w:val="28"/>
          <w:lang w:val="en-US" w:eastAsia="zh-CN"/>
        </w:rPr>
        <w:t>执行</w:t>
      </w:r>
      <w:r>
        <w:rPr>
          <w:rFonts w:hint="default" w:ascii="仿宋" w:hAnsi="仿宋" w:eastAsia="仿宋" w:cs="仿宋"/>
          <w:sz w:val="28"/>
          <w:szCs w:val="28"/>
          <w:lang w:val="en-US" w:eastAsia="zh-CN"/>
        </w:rPr>
        <w:t>教育部《普通高等学校招生体检工作指导意见》（教学〔2003〕3号）及有关补充规定，凡考生体检符合“学校可以不予录取”条款的，学校将按“不予录取”执行；对隐瞒既往病史或有其他舞弊行为的考生，一经查出将给予严肃处理直至取消其入学资格或学籍。</w:t>
      </w:r>
    </w:p>
    <w:p w14:paraId="4B7F862E">
      <w:pPr>
        <w:keepNext w:val="0"/>
        <w:keepLines w:val="0"/>
        <w:pageBreakBefore w:val="0"/>
        <w:widowControl w:val="0"/>
        <w:kinsoku/>
        <w:wordWrap/>
        <w:overflowPunct/>
        <w:topLinePunct w:val="0"/>
        <w:autoSpaceDE/>
        <w:autoSpaceDN/>
        <w:bidi w:val="0"/>
        <w:adjustRightInd/>
        <w:snapToGrid w:val="0"/>
        <w:spacing w:line="400" w:lineRule="atLeast"/>
        <w:textAlignment w:val="auto"/>
        <w:rPr>
          <w:rFonts w:hint="eastAsia" w:ascii="仿宋" w:hAnsi="仿宋" w:eastAsia="仿宋" w:cs="仿宋"/>
          <w:sz w:val="28"/>
          <w:szCs w:val="28"/>
          <w:lang w:val="en-US" w:eastAsia="zh-CN"/>
        </w:rPr>
      </w:pPr>
      <w:r>
        <w:rPr>
          <w:rFonts w:hint="eastAsia" w:ascii="方正仿宋简体" w:hAnsi="方正仿宋简体" w:eastAsia="方正仿宋简体" w:cs="方正仿宋简体"/>
          <w:b/>
          <w:bCs/>
          <w:sz w:val="24"/>
          <w:szCs w:val="24"/>
          <w:lang w:val="en-US" w:eastAsia="zh-CN"/>
        </w:rPr>
        <w:t>11、中外语种是日语的学生，报非日语专业的，学校有限制没？</w:t>
      </w:r>
      <w:r>
        <w:rPr>
          <w:rFonts w:hint="eastAsia" w:ascii="方正仿宋简体" w:hAnsi="方正仿宋简体" w:eastAsia="方正仿宋简体" w:cs="方正仿宋简体"/>
          <w:b/>
          <w:bCs/>
          <w:sz w:val="24"/>
          <w:szCs w:val="24"/>
          <w:lang w:val="en-US" w:eastAsia="zh-CN"/>
        </w:rPr>
        <w:br w:type="textWrapping"/>
      </w:r>
      <w:r>
        <w:rPr>
          <w:rFonts w:hint="eastAsia" w:ascii="仿宋" w:hAnsi="仿宋" w:eastAsia="仿宋" w:cs="仿宋"/>
          <w:sz w:val="28"/>
          <w:szCs w:val="28"/>
          <w:lang w:val="en-US" w:eastAsia="zh-CN"/>
        </w:rPr>
        <w:t>答：各专业招生均不限考生外语语种。学校各专业外语教学语言为英语。</w:t>
      </w:r>
    </w:p>
    <w:p w14:paraId="572623D3">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12、学校的收费标准是什么？</w:t>
      </w:r>
    </w:p>
    <w:p w14:paraId="79520909">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答：学校</w:t>
      </w:r>
      <w:r>
        <w:rPr>
          <w:rFonts w:hint="default" w:ascii="仿宋" w:hAnsi="仿宋" w:eastAsia="仿宋" w:cs="仿宋"/>
          <w:sz w:val="28"/>
          <w:szCs w:val="28"/>
          <w:lang w:val="en-US" w:eastAsia="zh-CN"/>
        </w:rPr>
        <w:t>严格按照《河南省发展和改革委员会河南省财政厅河南省教育厅关于调整公办普通高校学费标准的通知》（豫发改收费〔2020〕456号）和《关于进一步改进公办高校中外合作办学收费管理方式的通知》（豫发改收费〔2020〕889号）文件精神，经上级批准、备案，学校2025年各专业学费及住宿费收费标准为：</w:t>
      </w:r>
    </w:p>
    <w:p w14:paraId="3046F7C0">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1.学费标准</w:t>
      </w:r>
    </w:p>
    <w:p w14:paraId="3989A82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文科类3700元/生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年，理工类4200元/生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年，医学类4800元/生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年，艺术类6000元/生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年，机电一体化技术(中外合作办学)专业12000元/生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年，软件学院计算机应用技术专业（两年制）8000元/生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年。学校按照国家级高职优质校可上浮比例和上浮专业规定范围内，设定部分专业学费标准如下：大数据与会计4200元/生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年，营养配餐4200元/生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年，高速铁路客运服务4200元/生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年，机电一体化技术4800元/生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年，电气自动化技术4800元/生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年，计算机应用技术4800元/生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年，新能源汽车技术4800元/生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年，建筑工程技术4800元/生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年，工程造价4800元/生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年，护理5500元/生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w:t>
      </w:r>
    </w:p>
    <w:p w14:paraId="41C7EDD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2.住宿费标准为：900元/生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年（6人间）。</w:t>
      </w:r>
    </w:p>
    <w:p w14:paraId="499408B7">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left"/>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13、学校学生生活环境如何？宿舍安排、住宿情况如何？</w:t>
      </w:r>
    </w:p>
    <w:p w14:paraId="22848F6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学校校区规划占地面积1450余亩，校内绿草青青、树木成荫，景色优雅；图书馆藏书145.6万册；拥有现代化运动场、体育馆、田径场等运动场所，室内外网球场、羽毛球场等体育设施和场地；学校现代化餐厅实行精细化管理，为广大师生提供优质的餐饮服务、舒适的就餐环境和可口的美食菜品。</w:t>
      </w:r>
    </w:p>
    <w:p w14:paraId="7D3935F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学生住宿由学校统一安排，新生入学后入住学生公寓，学生公寓设独立卫生间，内有热水洗浴设备、冷暖空调，直饮水、洗衣房等生活设施一应俱全。</w:t>
      </w:r>
    </w:p>
    <w:p w14:paraId="6543588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14、学校对学生有哪些奖励资助政策？对家庭经济困难学生有哪些帮助措施？</w:t>
      </w:r>
    </w:p>
    <w:p w14:paraId="741B9B4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w:t>
      </w:r>
      <w:r>
        <w:rPr>
          <w:rFonts w:hint="default" w:ascii="仿宋" w:hAnsi="仿宋" w:eastAsia="仿宋" w:cs="仿宋"/>
          <w:sz w:val="28"/>
          <w:szCs w:val="28"/>
          <w:lang w:val="en-US" w:eastAsia="zh-CN"/>
        </w:rPr>
        <w:t>学校高度重视学生资助工作，建有国家奖助学金、助学贷款、勤工助学、“绿色通道”、困难补助等多层次、一体化学生资助政策体系，资助率达40%以上，全面推进精准资助和资助育人，确保每位家庭经济困难学生顺利入学、安心学习、成长成才。获得国家奖学金、国家励志奖学金的学生分别给予10000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年，6000元/生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年的标准奖励；国家助学金资助标准为4400元/生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年、3700元/生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年、3000元/生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年；国家助学贷款最高20000元/生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年；学校学期奖学金200-600元/生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学期，学年奖学金2000元/生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年；学校组织的勤工助学等岗位补助240元/生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月。自主择业的退役士兵及在校入伍的退役复学学生可申请学费减免，减免标准按所学专业的收费标准执行；全日制在校退役士兵学生全部享受专科生国家助学金，资助标准为3700元/生</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年；学生在校或毕业后应征入伍，可申请学费补偿或助学贷款代偿，按学生实际缴纳的学费或用于学费的国家助学贷款(包括本金及其全部偿还之前产生的利息)两者金额较高者执行</w:t>
      </w:r>
      <w:r>
        <w:rPr>
          <w:rFonts w:hint="eastAsia" w:ascii="仿宋" w:hAnsi="仿宋" w:eastAsia="仿宋" w:cs="仿宋"/>
          <w:sz w:val="28"/>
          <w:szCs w:val="28"/>
          <w:lang w:val="en-US" w:eastAsia="zh-CN"/>
        </w:rPr>
        <w:t>（具体奖励、助学办法见学校招生信息网和学生处网站）</w:t>
      </w:r>
      <w:r>
        <w:rPr>
          <w:rFonts w:hint="default" w:ascii="仿宋" w:hAnsi="仿宋" w:eastAsia="仿宋" w:cs="仿宋"/>
          <w:sz w:val="28"/>
          <w:szCs w:val="28"/>
          <w:lang w:val="en-US" w:eastAsia="zh-CN"/>
        </w:rPr>
        <w:t>。</w:t>
      </w:r>
    </w:p>
    <w:p w14:paraId="3D839AF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15、我校往年录取分数线如何查询？</w:t>
      </w:r>
    </w:p>
    <w:p w14:paraId="153612E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答：考生及家长可以登录平顶山工业职业技术学院招生信息网，点击“历年分数”栏目进行查询，亦可关注平顶山工业职业技术招生办公室官方微信公众号（“平职学院智慧校园”）查询。</w:t>
      </w:r>
    </w:p>
    <w:p w14:paraId="401D934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16、2025年较2024年学校招生政策有什么变化？</w:t>
      </w:r>
    </w:p>
    <w:p w14:paraId="0AF6A38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答：2025年是河南省新高考落地实施的首年，我们省采取“3+1+2”高考模式，按照国家、省相关政策变化，学校招生政策也进行了一些调整：</w:t>
      </w:r>
    </w:p>
    <w:p w14:paraId="236BE5F5">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招生计划方面：2025年招生计划6000人。2025年学校暂停单招，统招计划比去年增加1640人。学校招生专业不分文、理科，但按照物理类、历史类分别编制招生计划、分别投档录取。我校今年招生专业物理类、历史类兼收（以省教育厅最终审核为准），我校在我省高职高专批投放“物理类”计划2600人，“历史类”计划2000人。</w:t>
      </w:r>
    </w:p>
    <w:p w14:paraId="68E4CB51">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录取规则方面：2025年有较大变化，学校采取“专业清”录取模式，按照专业招生计划数从高分到低分择优录取。（当考生投档成绩相同时，依次按考生语文、数学、外语成绩排序方式从高到低依次录取，录满计划为止。当考生填报的所有专业志愿均满额时，对于服从专业调剂的考生，将其调剂录取到计划未满的专业；若不服从专业调剂，作退档处理。2024年采取分数优先录取规则，根据投档成绩从高分到低分择优录取。）</w:t>
      </w:r>
    </w:p>
    <w:p w14:paraId="1664337E">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（3）志愿填报方面：</w:t>
      </w:r>
    </w:p>
    <w:p w14:paraId="2A365BAB">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今年学校招生专业及方向57个，招生专业物理类、历史类兼收（以省教育厅最终审核为准），我校在物理类、历史类各设置5个专业组，考生可以填报我校5个院校专业组志愿（考生今年最多可以填报48个院校专业组志愿）。</w:t>
      </w:r>
    </w:p>
    <w:p w14:paraId="7BE70E7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较往年相比，今年考生报考我校录取机率有较大提升，建议考生填报我校3-5个院校专业组志愿，且填报我校志愿靠前（最好从第1志愿开始填起），录取机率就会非常高。再次感谢您对学校的关注。</w:t>
      </w:r>
    </w:p>
    <w:p w14:paraId="72AC4384">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如果还有哪些问题想要了解，请关注我校招生信息网官网相关资料，或打咨询电话：0375-2066462咨询，谢谢!</w:t>
      </w:r>
    </w:p>
    <w:p w14:paraId="5CE12479">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17、我是一名高三学生家长，孩子3次高考模拟考试成绩都在300分左右，今年高考估分也在300分上下，想咨询一下，如果孩子报考贵校录取机率有多大？贵校哪些招生专业就业比较好？</w:t>
      </w:r>
    </w:p>
    <w:p w14:paraId="2DF33B4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非常感谢家长对学校的关注和认可。首先，2025年学校统招计划5240人，较去年增加1640人，招生计划大幅度增加；其次，我校开设的招生专业物理类、历史类兼收（以省教育厅最终审核为准），同时我校在物理类、历史类各设置5个专业组，考生可以填报我校5个院校专业组志愿（考生今年最多可以填报48个院校专业组志愿，往年最多填报2个院校志愿）；最后，我校去年普通专业理科最低录取分数线为337分，文科最低录取分数线为277分；机电一体化中外合作办学专业理科最低录取分数线为316分，文科最低录取分数线为272分。结合孩子高考模拟考试成绩和高考估分都在300分左右，建议考生填报我校3-5个院校专业组志愿，且填报我校志愿靠前（最好从第1志愿开始填起），专业“同意”调剂，录取机率就会非常高。</w:t>
      </w:r>
    </w:p>
    <w:p w14:paraId="6E513E9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我校招生的应用化工技术、煤矿智能开采技术、通风技术与安全管理、电气自动化技术、机电一体化技术、物联网应用技术等专业与中国平煤集团控股集团、学校牵头建立的长三角校企实习就业联盟企业、上海三菱、郑煤机、中兴通讯、福建恒申等相关企业合作建立订单班，实现招生即就业，这些专业的毕业生得到社会及相关企业的高度认可。</w:t>
      </w:r>
    </w:p>
    <w:p w14:paraId="278E986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18、我是中国平煤神马控股集团职工，孩子今年高考，模拟成绩和预估成绩都接近本科线，专科录取可能性较大，我想让孩子到贵校上学，毕业到集团工作。听说贵校有集团订单班，我想了解一下订单班情况。</w:t>
      </w:r>
    </w:p>
    <w:p w14:paraId="3602520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非常感谢家长对学校的认可，对集团的热爱，我们同属一个企业，为集团培养人才是我们的职责。2025年我校与中国平煤神马控股集团面向煤矿智能开采技术、通风技术安全与管理等重点建设专业合作，开展“订单班”精准化人才培养。按照自愿、择优、对口的原则，在2025年录取新生中选拔、组建订单班（均招收男生）。订单班学生信息上报中国平煤神马控股集团人力资源部备案，成绩合格取得毕业证书，经中国平煤神马控股集团考核通过后，根据所学专业和成绩安排到中国平煤神马控股集团优势企业就业。</w:t>
      </w:r>
    </w:p>
    <w:p w14:paraId="1F7D085D">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结合孩子高考模拟考试和高考估分成绩，建议考生填报我校与集团联办的订单班专业，录取机率非常高。关于订单班还有哪些问题想要了解，请关注我校招生信息网官网相关资料。</w:t>
      </w:r>
    </w:p>
    <w:p w14:paraId="212A5A2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19、孩子3次高考模拟考试成绩都在500分左右，今年高考估分也在500分上下，听说贵校与河南理工大学联办的有本科，孩子想报报试试，请问孩子怎么填报志愿？</w:t>
      </w:r>
    </w:p>
    <w:p w14:paraId="5336327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答：我校与河南理工大学联办的平煤工程技术学院本科自2016年至今已有9年，从最初联办2个专业到3个专业，联合办学影响力在逐步提升。</w:t>
      </w:r>
    </w:p>
    <w:p w14:paraId="156C04F5">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一，我们联办的专业有3个，分别为：机械设计制造及其自动化、电气工程及其自动化、化学工程与工艺；第二，2025年平煤工程技术学院本科招生计划150人，每个专业50人，在“物理类”考生中录取；第三，我们联办的3个专业在1个专业组中设置，考生只能填报1个院校专业组志愿；第四，去年录取最低分数线为499分（化学工程与工艺专业，高出二本线103分）。结合孩子高考模拟考试成绩和高考估分都在500分左右，建议考生在填报平煤工程技术学院院校专业组志愿时，专业一定要“同意”调剂，同时也要填报其他同类院校专业组志愿（考生今年最多可以填报48个院校专业组志愿），志愿填报要有“冲”、“稳”、“保”，要有层次，多报一些院校专业组志愿，增加孩子录取机率，保证孩子有学上。</w:t>
      </w:r>
    </w:p>
    <w:p w14:paraId="3D1B736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关于河南理工大学平煤工程技术学院还有哪些问题想要了解，请关注河南理工大学或我校招生信息网、平煤工程技术学院官网查询或咨询。</w:t>
      </w:r>
    </w:p>
    <w:p w14:paraId="1E6C16E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20、我校普通类专业录取规则是什么？</w:t>
      </w:r>
    </w:p>
    <w:p w14:paraId="583D6633">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答：我校</w:t>
      </w:r>
      <w:r>
        <w:rPr>
          <w:rFonts w:hint="default" w:ascii="仿宋" w:hAnsi="仿宋" w:eastAsia="仿宋" w:cs="仿宋"/>
          <w:sz w:val="28"/>
          <w:szCs w:val="28"/>
          <w:lang w:val="en-US" w:eastAsia="zh-CN"/>
        </w:rPr>
        <w:t>严格执行生源省份普通高等学校招生工作规定中的相关录取政策。对进档考生采取“专业清”录取模式，按照专业招生计划数从高分到低分择优录取。当考生投档成绩相同时，依次按考生语文、数学、外语成绩排序方式从高到低依次录取，录满计划为止。</w:t>
      </w:r>
    </w:p>
    <w:p w14:paraId="4B59B0D4">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当考生填报的所有专业志愿均满额时，对于服从专业调剂的考生，将其调剂录取到计划未满的专业；若不服从专业调剂，作退档处理。对不符合国家招生有关规定的考生，予以退档。</w:t>
      </w:r>
    </w:p>
    <w:p w14:paraId="1DC3E42F">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加分或降分投档的考生，按生源所在省（自治区、直辖市）的有关规定执行。若生源省份有明确的投档规则，按其投档规则执行；若无明确投档规则，按学校录取规则投档。</w:t>
      </w:r>
    </w:p>
    <w:p w14:paraId="0CBC247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21、我校艺术类招生专业有哪些？招收对象是哪些考生？录取规则是什么？</w:t>
      </w:r>
    </w:p>
    <w:p w14:paraId="33DEBB3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w:t>
      </w:r>
      <w:r>
        <w:rPr>
          <w:rFonts w:hint="default" w:ascii="仿宋" w:hAnsi="仿宋" w:eastAsia="仿宋" w:cs="仿宋"/>
          <w:sz w:val="28"/>
          <w:szCs w:val="28"/>
          <w:lang w:val="en-US" w:eastAsia="zh-CN"/>
        </w:rPr>
        <w:t>学校开设艺术类专业分别为：音乐表演、服装与服饰设计、环境艺术设计、视觉传达设计。其中，音乐表演专业招生对象为声乐类和器乐类考生，服装与服饰设计、环境艺术设计、视觉传达设计等3个专业招生对象为美术类考生。</w:t>
      </w:r>
    </w:p>
    <w:p w14:paraId="5D96F09D">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对于高考文化总成绩和专业省级统考成绩均达到省艺术类专业录取控制分数线的考生，按照省定规则计算投档排序成绩，由高分到低分择优录取。考生综合成绩相同时，先按艺术类省级统考成绩排序，如仍相同，再按照普通类同分排序办法确定排名先后顺序由高到低录取，录满计划为止。</w:t>
      </w:r>
    </w:p>
    <w:p w14:paraId="3BBF7AD3">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22、填报平行志愿时，考生和家长要特别注意哪些误区？　</w:t>
      </w:r>
    </w:p>
    <w:p w14:paraId="6DFBB630">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平行志愿投档原则是“分数优先，遵循志愿，一轮投档”。投档时，按照考生成绩，依次检索和投档。当轮到检索某一考生时，遵循该考生所填报的志愿顺序检索，一经检索到某志愿符合投档条件且所对应的招生计划尚未满额时，随即投档。投档后，考生本批次所填报的其他志愿无效。如没有出现符合投档条件的志愿，则不能投档。上述过程完成后，无论档案是否投出，均视为该考生已完成了本批次平行志愿投档。如果考生投档后因故被退档，本批次的其他志愿将不再被补投，该考生只能参加征集志愿或下一批次的录取。</w:t>
      </w:r>
    </w:p>
    <w:p w14:paraId="29183994">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黑体" w:hAnsi="黑体" w:eastAsia="黑体" w:cs="黑体"/>
          <w:b w:val="0"/>
          <w:bCs w:val="0"/>
          <w:sz w:val="28"/>
          <w:szCs w:val="28"/>
          <w:lang w:val="en-US" w:eastAsia="zh-CN"/>
        </w:rPr>
        <w:t>误区一</w:t>
      </w:r>
      <w:r>
        <w:rPr>
          <w:rFonts w:hint="eastAsia" w:ascii="黑体" w:hAnsi="黑体" w:eastAsia="黑体" w:cs="黑体"/>
          <w:b/>
          <w:bCs/>
          <w:sz w:val="28"/>
          <w:szCs w:val="28"/>
          <w:lang w:val="en-US" w:eastAsia="zh-CN"/>
        </w:rPr>
        <w:t>：</w:t>
      </w:r>
      <w:r>
        <w:rPr>
          <w:rFonts w:hint="eastAsia" w:ascii="仿宋" w:hAnsi="仿宋" w:eastAsia="仿宋" w:cs="仿宋"/>
          <w:sz w:val="28"/>
          <w:szCs w:val="28"/>
          <w:lang w:val="en-US" w:eastAsia="zh-CN"/>
        </w:rPr>
        <w:t>“平行志愿”就是“平等志愿”。个别考生和家长认为平行志愿就是平等志愿，几个志愿可以随便填，只要分数高，就能被录取到分数线高的一所高校，这样的认识是错误的。</w:t>
      </w:r>
    </w:p>
    <w:p w14:paraId="231AB024">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平行志愿不是平等志愿，它遵循着“考生之间，分数优先；考生自身，志愿优先”的原则。考生各志愿之间是平行的，只要分数达到所填报志愿的投档条件，均为该生可能的投档志愿，无论哪一志愿录取，均为第一志愿。但对考生志愿的检索和投档是有先后顺序的，是按照志愿1、2、3、4……的顺序依次检索，当检索到某个志愿符合投档条件且所对应的招生计划尚未满额，随即投档。考生档案一旦投出，不再检索后续志愿。如某考生的志愿1符合投档条件且对应的招生计划尚未满额，则会按照志愿1投档，在此情况下，即使该生的志愿2、3、4符合投档条件，也不会再被检索和投档。更不会反向检索投档，如先志愿4，再志愿3或志愿2。</w:t>
      </w:r>
    </w:p>
    <w:p w14:paraId="6C15E7B8">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黑体" w:hAnsi="黑体" w:eastAsia="黑体" w:cs="黑体"/>
          <w:b w:val="0"/>
          <w:bCs w:val="0"/>
          <w:sz w:val="28"/>
          <w:szCs w:val="28"/>
          <w:lang w:val="en-US" w:eastAsia="zh-CN"/>
        </w:rPr>
        <w:t>误区二：</w:t>
      </w:r>
      <w:r>
        <w:rPr>
          <w:rFonts w:hint="eastAsia" w:ascii="仿宋" w:hAnsi="仿宋" w:eastAsia="仿宋" w:cs="仿宋"/>
          <w:sz w:val="28"/>
          <w:szCs w:val="28"/>
          <w:lang w:val="en-US" w:eastAsia="zh-CN"/>
        </w:rPr>
        <w:t>“平行志愿”等于“平行录取”。个别考生和家长认为平行志愿就是“平行录取”，只要考生分数符合所填报志愿的录取条件，就有可能被多个志愿同时录取。这种理解是不对的。</w:t>
      </w:r>
    </w:p>
    <w:p w14:paraId="2145C37C">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平行志愿实行一轮投档，考生在一个批次只有一次投档机会。因此，考生的多个志愿不可能同时投档，更不可能同时录取。</w:t>
      </w:r>
    </w:p>
    <w:p w14:paraId="135DA5D2">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黑体" w:hAnsi="黑体" w:eastAsia="黑体" w:cs="黑体"/>
          <w:b w:val="0"/>
          <w:bCs w:val="0"/>
          <w:sz w:val="28"/>
          <w:szCs w:val="28"/>
          <w:lang w:val="en-US" w:eastAsia="zh-CN"/>
        </w:rPr>
        <w:t>误区三：</w:t>
      </w:r>
      <w:r>
        <w:rPr>
          <w:rFonts w:hint="eastAsia" w:ascii="仿宋" w:hAnsi="仿宋" w:eastAsia="仿宋" w:cs="仿宋"/>
          <w:sz w:val="28"/>
          <w:szCs w:val="28"/>
          <w:lang w:val="en-US" w:eastAsia="zh-CN"/>
        </w:rPr>
        <w:t>“平行志愿”不存在风险。个别考生和家长认为平行志愿不存在志愿填报风险，这种想法也是错误的。</w:t>
      </w:r>
    </w:p>
    <w:p w14:paraId="6F62E686">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相对顺序志愿填报方式而言，平行志愿在一定程度上降低了志愿填报风险，但同样存在一定的风险。如考生填报的平行志愿都过高，也就是说考生的分数未达到所有填报志愿的投档分数，考生档案不能被投出。另外，平行志愿投档后，考生也可能因不满足高校招生章程要求等被退档。</w:t>
      </w:r>
    </w:p>
    <w:p w14:paraId="76644159">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23、新高考改革后志愿填报与改革前有什么不同？</w:t>
      </w:r>
    </w:p>
    <w:p w14:paraId="3BB0949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w:t>
      </w:r>
      <w:r>
        <w:rPr>
          <w:rFonts w:hint="eastAsia" w:ascii="黑体" w:hAnsi="黑体" w:eastAsia="黑体" w:cs="黑体"/>
          <w:sz w:val="24"/>
          <w:szCs w:val="24"/>
          <w:lang w:val="en-US" w:eastAsia="zh-CN"/>
        </w:rPr>
        <w:t>一是志愿填报单位方面。</w:t>
      </w:r>
      <w:r>
        <w:rPr>
          <w:rFonts w:hint="eastAsia" w:ascii="仿宋" w:hAnsi="仿宋" w:eastAsia="仿宋" w:cs="仿宋"/>
          <w:sz w:val="28"/>
          <w:szCs w:val="28"/>
          <w:lang w:val="en-US" w:eastAsia="zh-CN"/>
        </w:rPr>
        <w:t>改革前主要以院校为志愿填报单位，1所院校即为1个志愿填报单位，按“1所院校+多个专业”的方式进行志愿填报，在院校内选择专业志愿和是否同意专业调剂。改革后主要以院校专业组或“专业+院校”为志愿填报单位。在实行院校专业组平行志愿的批次中，1个院校专业组为1个志愿填报单位，在该院校专业组内选择1-6个专业志愿和是否同意专业调剂；在实行“专业+院校”平行志愿的批次中，“1个专业+1个院校”为1个志愿填报单位，不设是否同意专业调剂选项。</w:t>
      </w:r>
    </w:p>
    <w:p w14:paraId="46F9521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480" w:firstLineChars="200"/>
        <w:jc w:val="left"/>
        <w:textAlignment w:val="auto"/>
        <w:rPr>
          <w:rFonts w:hint="eastAsia" w:ascii="仿宋" w:hAnsi="仿宋" w:eastAsia="仿宋" w:cs="仿宋"/>
          <w:sz w:val="24"/>
          <w:szCs w:val="24"/>
          <w:lang w:val="en-US" w:eastAsia="zh-CN"/>
        </w:rPr>
      </w:pPr>
      <w:r>
        <w:rPr>
          <w:rFonts w:hint="eastAsia" w:ascii="黑体" w:hAnsi="黑体" w:eastAsia="黑体" w:cs="黑体"/>
          <w:sz w:val="24"/>
          <w:szCs w:val="24"/>
          <w:lang w:val="en-US" w:eastAsia="zh-CN"/>
        </w:rPr>
        <w:t>二是志愿填报数量方面。</w:t>
      </w:r>
      <w:r>
        <w:rPr>
          <w:rFonts w:hint="eastAsia" w:ascii="仿宋" w:hAnsi="仿宋" w:eastAsia="仿宋" w:cs="仿宋"/>
          <w:sz w:val="28"/>
          <w:szCs w:val="28"/>
          <w:lang w:val="en-US" w:eastAsia="zh-CN"/>
        </w:rPr>
        <w:t>实行平行志愿投档的批次，改革前普通类普遍设置12个院校志愿，艺术类、体育类普遍设置35个“专业+院校”志愿；改革后普通本科批、普通高职（专科）批设置48个院校专业组平行志愿；普通本科提前批、普通高职（专科）提前批，艺术本科批、艺术高职（专科）批，体育本科批、体育高职（专科）批均设置64个“专业+院校”平行志愿。</w:t>
      </w:r>
      <w:r>
        <w:rPr>
          <w:rFonts w:hint="eastAsia" w:ascii="仿宋" w:hAnsi="仿宋" w:eastAsia="仿宋" w:cs="仿宋"/>
          <w:sz w:val="24"/>
          <w:szCs w:val="24"/>
          <w:lang w:val="en-US" w:eastAsia="zh-CN"/>
        </w:rPr>
        <w:t>总体来看，增加了志愿填报数量和考生选择机会，更有利于考生录取。</w:t>
      </w:r>
    </w:p>
    <w:p w14:paraId="45855097">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480" w:firstLineChars="200"/>
        <w:jc w:val="left"/>
        <w:textAlignment w:val="auto"/>
        <w:rPr>
          <w:rFonts w:hint="eastAsia" w:ascii="仿宋" w:hAnsi="仿宋" w:eastAsia="仿宋" w:cs="仿宋"/>
          <w:sz w:val="28"/>
          <w:szCs w:val="28"/>
          <w:lang w:val="en-US" w:eastAsia="zh-CN"/>
        </w:rPr>
      </w:pPr>
      <w:r>
        <w:rPr>
          <w:rFonts w:hint="eastAsia" w:ascii="黑体" w:hAnsi="黑体" w:eastAsia="黑体" w:cs="黑体"/>
          <w:sz w:val="24"/>
          <w:szCs w:val="24"/>
          <w:lang w:val="en-US" w:eastAsia="zh-CN"/>
        </w:rPr>
        <w:t>三是志愿填报要求方面。</w:t>
      </w:r>
      <w:r>
        <w:rPr>
          <w:rFonts w:hint="eastAsia" w:ascii="仿宋" w:hAnsi="仿宋" w:eastAsia="仿宋" w:cs="仿宋"/>
          <w:sz w:val="28"/>
          <w:szCs w:val="28"/>
          <w:lang w:val="en-US" w:eastAsia="zh-CN"/>
        </w:rPr>
        <w:t>改革前，考生按照自己所报考的科类（文史类、理工类）填报志愿。改革后，考生须根据自己的选择性考试科目，对照高校招生专业的选考科目要求，填报相应志愿。</w:t>
      </w:r>
    </w:p>
    <w:p w14:paraId="61847BC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24、如何填报院校专业组志愿（普通类）？</w:t>
      </w:r>
    </w:p>
    <w:p w14:paraId="2EC5F21F">
      <w:pPr>
        <w:keepNext w:val="0"/>
        <w:keepLines w:val="0"/>
        <w:pageBreakBefore w:val="0"/>
        <w:widowControl/>
        <w:suppressLineNumbers w:val="0"/>
        <w:kinsoku/>
        <w:wordWrap/>
        <w:overflowPunct/>
        <w:topLinePunct w:val="0"/>
        <w:autoSpaceDE/>
        <w:autoSpaceDN/>
        <w:bidi w:val="0"/>
        <w:adjustRightInd w:val="0"/>
        <w:snapToGrid w:val="0"/>
        <w:jc w:val="left"/>
        <w:textAlignment w:val="auto"/>
        <w:rPr>
          <w:rFonts w:hint="eastAsia" w:ascii="黑体" w:hAnsi="黑体" w:eastAsia="黑体" w:cs="黑体"/>
          <w:sz w:val="24"/>
          <w:szCs w:val="24"/>
          <w:lang w:val="en-US" w:eastAsia="zh-CN"/>
        </w:rPr>
      </w:pPr>
      <w:r>
        <w:rPr>
          <w:rFonts w:hint="eastAsia" w:ascii="仿宋" w:hAnsi="仿宋" w:eastAsia="仿宋" w:cs="仿宋"/>
          <w:sz w:val="28"/>
          <w:szCs w:val="28"/>
          <w:lang w:val="en-US" w:eastAsia="zh-CN"/>
        </w:rPr>
        <w:t>答：</w:t>
      </w:r>
      <w:r>
        <w:rPr>
          <w:rFonts w:hint="eastAsia" w:ascii="黑体" w:hAnsi="黑体" w:eastAsia="黑体" w:cs="黑体"/>
          <w:sz w:val="24"/>
          <w:szCs w:val="24"/>
          <w:lang w:val="en-US" w:eastAsia="zh-CN"/>
        </w:rPr>
        <w:t>普通高职（专科）批实行平行志愿，设置48个院校专业组志愿。</w:t>
      </w:r>
    </w:p>
    <w:p w14:paraId="4AE67DA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院校专业组志愿，1个院校专业组为1个志愿填报单位，内设6个专业志愿及是否同意专业调剂选项。考生填报志愿时，可根据自己的选择性考试科目，对照专业组选考科目要求，首先，选择某个院校的某个专业组；其次，在该专业组包含的若干个专业内选择1-6个，作为专业志愿；最后，选择是否同意在该专业组内专业调剂。三个步骤完成后，形成自己的1个院校专业组志愿。考生可在相应批次的志愿设置数量范围内，填报多个院校专业组志愿。</w:t>
      </w:r>
    </w:p>
    <w:p w14:paraId="1494B21F">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25、如何填报“专业+院校”志愿（艺术类）？</w:t>
      </w:r>
    </w:p>
    <w:p w14:paraId="7811CF02">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eastAsia" w:ascii="黑体" w:hAnsi="黑体" w:eastAsia="黑体" w:cs="黑体"/>
          <w:sz w:val="24"/>
          <w:szCs w:val="24"/>
          <w:lang w:val="en-US" w:eastAsia="zh-CN"/>
        </w:rPr>
      </w:pPr>
      <w:r>
        <w:rPr>
          <w:rFonts w:hint="eastAsia" w:ascii="仿宋" w:hAnsi="仿宋" w:eastAsia="仿宋" w:cs="仿宋"/>
          <w:sz w:val="28"/>
          <w:szCs w:val="28"/>
          <w:lang w:val="en-US" w:eastAsia="zh-CN"/>
        </w:rPr>
        <w:t>答：</w:t>
      </w:r>
      <w:r>
        <w:rPr>
          <w:rFonts w:hint="eastAsia" w:ascii="黑体" w:hAnsi="黑体" w:eastAsia="黑体" w:cs="黑体"/>
          <w:sz w:val="24"/>
          <w:szCs w:val="24"/>
          <w:lang w:val="en-US" w:eastAsia="zh-CN"/>
        </w:rPr>
        <w:t>艺术高职（专科）批均实行平行志愿，设置64个“专业+院校”志愿。</w:t>
      </w:r>
    </w:p>
    <w:p w14:paraId="1C17F579">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专业+院校”志愿，“1个专业+1个院校”为1个志愿填报单位，不设是否同意专业调剂选项。考生填报志愿时，可根据自己的选择性考试科目，对照专业选考科目要求，选择某个专业及招收该专业的某个院校，形成自己的1个“专业+院校”志愿。考生可在相应批次的志愿设置数量范围内，填报多个“专业+院校”志愿。</w:t>
      </w:r>
    </w:p>
    <w:p w14:paraId="08F36B63">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26、我是一名初三毕业生家长，孩子中招模拟考试成绩在300分左右，贵校2025年“五年一贯制”大专、“3+2”招生吗？有什么办法考取到贵校？</w:t>
      </w:r>
    </w:p>
    <w:p w14:paraId="0881F70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答：我校已于2024年停止招收“五年一贯制”学生，于2022年停止与中专学校联合招收“3+2”学生。目前，孩子可以报名就读我们的平顶山煤炭技师学院学习专业技能，既可以通过对口升学或单独招生考试升入平顶山工业职业技术学院，也可以毕业后就业。</w:t>
      </w:r>
    </w:p>
    <w:p w14:paraId="3564BE8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8"/>
          <w:szCs w:val="28"/>
          <w:lang w:val="en-US" w:eastAsia="zh-CN"/>
        </w:rPr>
      </w:pPr>
      <w:r>
        <w:rPr>
          <w:rFonts w:hint="eastAsia" w:ascii="方正仿宋简体" w:hAnsi="方正仿宋简体" w:eastAsia="方正仿宋简体" w:cs="方正仿宋简体"/>
          <w:b/>
          <w:bCs/>
          <w:sz w:val="28"/>
          <w:szCs w:val="28"/>
          <w:lang w:val="en-US" w:eastAsia="zh-CN"/>
        </w:rPr>
        <w:t>二、学生管理方面</w:t>
      </w:r>
    </w:p>
    <w:p w14:paraId="74EEFE10">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（一）学籍管理</w:t>
      </w:r>
    </w:p>
    <w:p w14:paraId="71555E5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1、学生入校后是否可以转专业，比例是否设限？</w:t>
      </w:r>
    </w:p>
    <w:p w14:paraId="15C88A53">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校同录取批次招生专业间可以转专业。根据《普通高等学校学生管理规定》第二十一条规定：学生在学习期间对其他专业有兴趣和专长的，在符合规定的前提下可申请转专业。我校也制定了《关于学生转专业的有关规定》，转专业分两批进行，第一批在学生入学后第二学期初进行，第二批是学生入学后第三学期初进行。具体事宜可登录学校官网查询有关转专业规定，了解相关政策。</w:t>
      </w:r>
    </w:p>
    <w:p w14:paraId="56D0F850">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2、我是一名大一的学生，学的是计算机应用技术专业，经过一年的学习我对计算机网络技术专业更加感兴趣，想问一下是否可以转入计算机网络专业学习？</w:t>
      </w:r>
    </w:p>
    <w:p w14:paraId="7934A6F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转专业跟高考志愿填报具有同等重要的作用，是部分学生和家长特别关注的问题。为了充分调动学生学习积极性和主动性，满足学生学习兴趣和专业需求，促进学生个性化发展，我们学校本着“以生为本”的管理理念，制订了《平顶山工业职业技术学院关于学生转专业的有关规定》。</w:t>
      </w:r>
    </w:p>
    <w:p w14:paraId="73F5F88A">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规定要求，学校为学生在入学后第二学期初和第三学期初提供两次转专业机会。您现在处于第二学期快结束，已经错过第一次转专业机会，但您可以在第三学期初提交转专业申请，院部和学生处会根据转专业要求对您的申请进行审核，如果您符合我校转专业要求，学校会为您提供转专业服务。当您到新专业后，新的院部也会为您提供学业上的指导帮助，同时也会安排班干部对您进行一对一的帮扶，帮助您尽快适应新专业的学习和生活，</w:t>
      </w:r>
    </w:p>
    <w:p w14:paraId="3E4CC9EF">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这里要特别提醒您，按照规定，学生在校期间只能转一次专业，一旦您的转专业申请被批准就没有反悔的余地了。所以在提交转专业申请前，请听取多方意见，结合自身情况，深思熟悉后再下决定。</w:t>
      </w:r>
    </w:p>
    <w:p w14:paraId="22EB9CC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如果您想了解更详细的转专业信息，你可以在学生处网页“政策与规章制度”栏目下载转专业相关规定，也可以向所在院部或是学生处学籍管理科咨询，学籍管理科咨询电话：1573756878。</w:t>
      </w:r>
    </w:p>
    <w:p w14:paraId="43EA7F0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3、我是2013年学会计专业毕业的学生，前几天单位要毕业证，找不到了，如何进行补办？</w:t>
      </w:r>
    </w:p>
    <w:p w14:paraId="1617BEE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关于印发《平顶山工业职业技术学院关于学生毕业资格审核、学业证书办理发放规定》的通知要求，毕业生毕业证书遗失或损坏，不予补发，但可办理毕业证明书。如需办理毕业证明书，可按以下程序来办理。</w:t>
      </w:r>
    </w:p>
    <w:p w14:paraId="280386D3">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（1）本人写出申请，学校核实后可以为您出具毕业证明书。证明书与原证书具有同等效力。</w:t>
      </w:r>
    </w:p>
    <w:p w14:paraId="2A581D80">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（2）这时您需要提供本人身份证复印件、近期二寸蓝底彩色免冠照 1 张。这一步可由您本人办理，如您不方便返校办理，也可出具委托书委托别人代办。</w:t>
      </w:r>
    </w:p>
    <w:p w14:paraId="117090F8">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（3）学籍管理科会按照流程在5个工作日内完成毕业证明书的办理。如果流程顺利，当天就可以办理出来，最迟不超过5天。</w:t>
      </w:r>
    </w:p>
    <w:p w14:paraId="267628ED">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（4）证书办理好后，会电话通知您来领取，如不方便返校，我们会通过邮政快递为您邮寄，温馨提示，毕业证明书免费，邮寄会采用到付方式。</w:t>
      </w:r>
    </w:p>
    <w:p w14:paraId="1E0CD3BB">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如果您对办理流程还有不清楚的地方，可以直接拨打学籍管理科咨询电话：1573756878。</w:t>
      </w:r>
    </w:p>
    <w:p w14:paraId="6D23794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4、我一名大二的学生，由于以前没有太注意学业，有5门不及格，我还能否正常拿到毕业证？</w:t>
      </w:r>
    </w:p>
    <w:p w14:paraId="04F0C2E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这个是有可能的，但需要你的努力。毕业证是学生在校努力和成长的证明，也是学生进入社会的“第一张通行证”，能否顺利拿到毕业证，不仅是学生和家长关注的热点，也是学校特别关心的问题，学校也希望通过三年的培养和学生自身努力，都能顺利拿到毕业证。随着我校管理水平不断提高，学生培养质量也在逐年提升，24年有122人为结业，25年降为31人。可以看出学校对这个问题的重视和措施得力。</w:t>
      </w:r>
    </w:p>
    <w:p w14:paraId="2371182B">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为确保学生能顺利毕业，根据“全员、全程、全方位”三全育人要求，学生处会联合多部门，在学期结束后对不及格门数较多的学生进行学业预警，并对学生在学业、心理、就业等方面给予帮助，指导学生制订详细提升计划，必要时会告知家长，由家长参与，家校联动形成育人合力，以确保学生顺利拿到毕业证。</w:t>
      </w:r>
    </w:p>
    <w:p w14:paraId="44B8E8B6">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学校考务管理规定要求，必修课程考试不及格的学生，可以申请参加下一学期初的补考，对于补考仍不及格的学生，可申请参加下一学年相应学期的课程重修，每门课程只有一次重修及会，如果重修不及格，在校期间将不再安排其它形式考试，这门课只能认定为不及格。</w:t>
      </w:r>
    </w:p>
    <w:p w14:paraId="04C465B6">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等到毕业前，学校会根据《平顶山工业职业技术学院关于学生毕业资格审核、学业证书办理发放规定》的要求，对学生进行毕业资格确认，经确认符合发放毕业证条件的学生，学校为其办理和发放毕业证书。如不符合毕业条件，会暂时列为结业。</w:t>
      </w:r>
    </w:p>
    <w:p w14:paraId="7D7EB78D">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根据您的描述，这不及格的五门课程，应该是重修过或是接下来需要重修的课程，这就要引起你的重视，要确保重接下来重修的课程合格。</w:t>
      </w:r>
    </w:p>
    <w:p w14:paraId="27384561">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如因未能完成学业而取得结业证书后，这时也不要灰心，应在结业后的第一个学期由学生本人提出重修申请，只要在这期间完成应修学业，经毕业资格审核通过后，向学籍管理科提出换发毕业证书申请，学籍管理科审核属实后为您进行毕业证办理。如还有疑问，可到学生处主页“规章制度”栏目下载《学业证书办理发放规定》，也可以拨打学籍管理科咨询电话：1573756878。</w:t>
      </w:r>
    </w:p>
    <w:p w14:paraId="34CA638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5、我是一名大一的学生，想问一下由于个人问题和家庭原因是否可以办理休学，休学时间是多长时间，手续如何办理？</w:t>
      </w:r>
    </w:p>
    <w:p w14:paraId="5358BD0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根据《平顶山工业职业技术学院学籍管理实施细则》的规定，学生可以分阶段完成学业。学生因本人身体、家庭或学院认为应当休学等原因，经由学生本人提出申请、法定监护人签署意见、提供相应证材料等必要程序，由学院批准可以休学。学生在校期间休学次数最多为两次,每次休学期限一年，超过此期限应予退学；创业的可以最长为四年；当兵入伍保留学籍为至退役后2年。办理休学（保留学籍）手续为：学生自行在校智慧校园进行线上申请，经相关负责人审批后即可完成休学（保留学籍）手续。</w:t>
      </w:r>
    </w:p>
    <w:p w14:paraId="0E5846E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如果您还有不了解的地方，您可以通过学生处网站的“政策与规章制度”栏目下载相关规定、咨询辅导员、到学生处106室咨询或电话咨询学籍专线：1573756878。</w:t>
      </w:r>
    </w:p>
    <w:p w14:paraId="6BA4615B">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6、我是一名正在服兵役的学生，在去年9月份也就是大三的第一学期参军入伍，能否按正常时间拿到毕业证？</w:t>
      </w:r>
    </w:p>
    <w:p w14:paraId="1C37D9AB">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答:如果按照要求去做，您完全有可能跟您的同学一起拿到毕业证。 </w:t>
      </w:r>
    </w:p>
    <w:p w14:paraId="25A6477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按照中央军委国防动员部关于高校大学生服兵役的相关要求，对于大学生参军，近几年以高校应届毕业生群体为主，通常享受以下政策:一是保留学籍:入伍前，学生凭入伍通知书可保留学籍，退役后可在一定期限内复学。二是学费补偿代偿:对应征入伍服义务兵役的高校学生在校期间缴纳的学费实行一次性补偿，对获得的国家助学贷款实行代偿，退役后复学或入学的实行学费减免。三是升学优惠:高职(专科)学生应征入伍服义务兵役退役，在完成高职学业后参加普通本科专升本考试免试。四是就业扶持:退役大学生士兵服役经历可视为基层工作经历，在公务员招录和企事业单位招聘中享受一定优惠政策。 </w:t>
      </w:r>
    </w:p>
    <w:p w14:paraId="771091F8">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《教育部办公厅关于进一步做好高校学生参军入伍工作的通知》 中明确规定入伍经历可以做为毕业实习经历。现在你只需要完成毕业设计且毕业答辩成绩合格，经毕业资格确认可以正常毕业的，你就可以按正常时间获得毕业证。 </w:t>
      </w:r>
    </w:p>
    <w:p w14:paraId="51BCCCF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480" w:firstLineChars="200"/>
        <w:jc w:val="left"/>
        <w:textAlignment w:val="auto"/>
        <w:rPr>
          <w:ins w:id="0" w:author="张松朝" w:date="2025-06-07T11:53:00Z"/>
          <w:rFonts w:hint="eastAsia" w:ascii="仿宋" w:hAnsi="仿宋" w:eastAsia="仿宋" w:cs="仿宋"/>
          <w:sz w:val="28"/>
          <w:szCs w:val="28"/>
          <w:lang w:val="en-US" w:eastAsia="zh-CN"/>
        </w:rPr>
      </w:pPr>
      <w:r>
        <w:rPr>
          <w:rFonts w:hint="eastAsia" w:ascii="黑体" w:hAnsi="黑体" w:eastAsia="黑体" w:cs="黑体"/>
          <w:b w:val="0"/>
          <w:bCs w:val="0"/>
          <w:sz w:val="24"/>
          <w:szCs w:val="24"/>
          <w:lang w:val="en-US" w:eastAsia="zh-CN"/>
        </w:rPr>
        <w:t>这期间需要注意以下几点:</w:t>
      </w:r>
      <w:r>
        <w:rPr>
          <w:rFonts w:hint="eastAsia" w:ascii="仿宋" w:hAnsi="仿宋" w:eastAsia="仿宋" w:cs="仿宋"/>
          <w:sz w:val="28"/>
          <w:szCs w:val="28"/>
          <w:lang w:val="en-US" w:eastAsia="zh-CN"/>
        </w:rPr>
        <w:t>要同辅导员和毕业设计指导老师保持联系；按要求提交毕业设计；按规定时间参加毕业答辩，如不能现场答辩，可提前提出线上答辩申请。</w:t>
      </w:r>
    </w:p>
    <w:p w14:paraId="530FA23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7、我是2010年商务英语专业毕业的学生，目前单位想要我在学校期间的档案，不知如何查询档案去向？</w:t>
      </w:r>
    </w:p>
    <w:p w14:paraId="021EB27B">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根据河南省教育厅、河南省档案局关于印发《河南省大中专毕业生档案管理办法》的通知，已毕业大学生档案在校保留时间不能超过两年。我校已将所有毕业两年以上学生的档案按生源地寄回当地人才交流中心。您可以电话咨询当地人才交流中心或登录平顶山工业职业技术学院官网，在“机构设置”-“学生处”的主页面“服务指南”中的“学生提档须知”进行查询或电话咨询学籍专线：1573756878。</w:t>
      </w:r>
    </w:p>
    <w:p w14:paraId="21A32B4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 xml:space="preserve">（二）资助 </w:t>
      </w:r>
    </w:p>
    <w:p w14:paraId="7637DF0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left"/>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8、我是一名高三学生家长，孩子想报考咱们学校，家里经济条件不好，我们也没有固定收入，靠种地和打零工挣点钱。想问问咱们学校对家庭经济条件不好的学生在入学方面有什么政策支持？</w:t>
      </w:r>
    </w:p>
    <w:p w14:paraId="5873DCA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按照《河南省财政厅、河南省教育厅、河南省人力资源和社会保障厅、河南省退役军人事务厅、河南省军区动员局关于印发(河南省省级学生资助专项资金管理办法》的通知》(豫财教〔2022〕118号)，文件规定，学生可以申请国家助学贷款，全日制普通专科学生每人每年申请贷款额度不超过20000元，不低于1000元。贷款优先支付学生在校期间的学费和住宿费，不足部分由借款学生自己补缴差额，超出部分可用于弥补日常生活费。</w:t>
      </w:r>
    </w:p>
    <w:p w14:paraId="6FE47C55">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学生应根据家庭经济状况确定申贷额度。按照学生申办地点及工作流程不同，国家助学贷款可分为通过高校办理的校园地国家助学贷款和通过户籍所在地办理的生源地信用助学贷款。</w:t>
      </w:r>
    </w:p>
    <w:p w14:paraId="2B82B347">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申请国家助学贷款学生在入学时可以走学校的“绿色通道”，在入学报道时可以暂不缴费，等贷款发放时，开发银行通过支付宝平台将助学贷款划至该贷款专用支付宝账户，支付宝平台将其中的学费和住宿费划转至高校账户，剩余部分可由借款学生自行支配。</w:t>
      </w:r>
    </w:p>
    <w:p w14:paraId="502481EF">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入校后，学生也可以申请贫困助学金、勤工助学等岗位。想了解具体情况可以登陆我校学生处网站，“学生资助”栏目，查询具体自助政策。</w:t>
      </w:r>
    </w:p>
    <w:p w14:paraId="2399912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9、我是一名考入咱们学校的新生，家庭经济比较困难，不足以完全支撑大学期间费用，想问一下咱们学校的国家奖助学金政策，是否能帮助我完成学业？</w:t>
      </w:r>
    </w:p>
    <w:p w14:paraId="614D1B77">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答：同学请你放心，咱们国家有完备的资助体系，同时学校也有相应的资助政策，完全能够帮助到你完成学业。你提出的国家奖助学金政策包括国家奖学金、国家励志奖学金、国家助学金。</w:t>
      </w:r>
    </w:p>
    <w:p w14:paraId="5C669681">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国家助学金是用于资助普通高校全日制在校生中的家庭经济困难学生，帮助其顺利完成学业；国家励志奖学金是为激励全日制普通高校家庭经济困难学生勤奋学习、努力进取，德、智、体、美、劳全面发展，品学兼优、家庭经济困难的二年级以上（含二年级）的在校生；国家奖学金是为了激励全日制普通高校学生勤奋学习、努力进取，德、智、体、美、劳全面发展，特别优秀的二年级以上（含二年级）的在校生。</w:t>
      </w:r>
    </w:p>
    <w:p w14:paraId="66A8BB8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学生入校后可以提供助学金申请材料，申请国家助学金；在校期间被认定为家庭经济困难的学生，按照德、智、体、美、劳全面发展，可以申请国家奖学金；在校学生勤奋学习、努力进取，德、智、体、美、劳全面发展，成绩特别优秀的学生可以申请国家奖学金。</w:t>
      </w:r>
    </w:p>
    <w:p w14:paraId="722F6D74">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想了解具体情况可以登陆我校学生处网站，“学生资助”栏目，查询我校“奖助贷”资助政策。</w:t>
      </w:r>
    </w:p>
    <w:p w14:paraId="2086F08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10、我是咱们学校一名大二的学生，想要应征入伍，听说入伍后可以申请国家资助，但是不知道在哪里可以拿到申请表，同时想问一下申请国家资助的流程是什么？</w:t>
      </w:r>
    </w:p>
    <w:p w14:paraId="3E6F2C9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答：有服兵役意向的同学，可在“全国征兵网”进行网上报名，按要求在线填写。对应征入伍服兵役的高校在校生及毕业生在校期间缴纳的学费或获得的国家助学贷款实施一次性补偿或代偿。</w:t>
      </w:r>
    </w:p>
    <w:p w14:paraId="4A0E312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应征入伍的学生登录大学生征兵报名系统，按要求在线填写、打印《高校学生应征入伍学费补偿国家助学贷款代偿申请表》《国家助学贷款借款合同》复印件和本人签字的一次性偿还贷款计划书和入伍通知书复印件。把上述资料提交校资助中心，校资助中心为你办理补偿及代偿手续。</w:t>
      </w:r>
    </w:p>
    <w:p w14:paraId="1D80D45A">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我们学校学生处网站上的“学生资助”栏目中也有对应的政策解释，如果还是有疑问也可到学生处楼学生资助管理中心进行现场咨询。</w:t>
      </w:r>
    </w:p>
    <w:p w14:paraId="725F4E1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11、我是一名应征入伍服义务兵役的毕业生，符合国家资助条件。大学期间我学的是机电一体化专业，申请了两年的国家助学贷款，每年6000元，共计12000元。大学的学费每年4800元，三年共计14400元。请问，我可以申请学费补偿还是国家助学贷款代偿？可以享受多少钱的资助？</w:t>
      </w:r>
    </w:p>
    <w:p w14:paraId="4D43E0E9">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答：学费补偿、国家助学贷款代偿及学费减免标准，全日制学生每人每年最高不超过20000元。</w:t>
      </w:r>
    </w:p>
    <w:p w14:paraId="40181D97">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学费补偿或国家助学贷款代偿金额，按学生实际缴纳的学费或用于学费的国家助学贷款两者金额较高者执行。</w:t>
      </w:r>
    </w:p>
    <w:p w14:paraId="7834069D">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您的情况，您可自己选择是申请学费补偿还是申请贷款代偿，但只能选择一个。一是如果您申请学费补偿，可以获得14400元资助，获得资金应当先将资金用于偿还12000元国家助学贷款，剩余的2400元，通过财务系统退还给您；二是如果您申请国家助学贷款代偿，由于学费4800元，国家助学贷款仅代偿用于学费的部分，因此您可以获得9600元资助，用于偿还国家助学贷款。</w:t>
      </w:r>
    </w:p>
    <w:p w14:paraId="7EEEB04A">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综合考虑建议按申请学费补偿进行。如您还有其他疑问，可以登陆我们学校学生处网站上的“学生资助”栏目进行了解，也可到学生处楼学生资助管理中心进行现场咨询。</w:t>
      </w:r>
    </w:p>
    <w:p w14:paraId="25EDFF7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（三）宿舍管理</w:t>
      </w:r>
    </w:p>
    <w:p w14:paraId="366D75E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12、我是一名高三学生家长，想了解一下咱们学校的住宿条件如何？</w:t>
      </w:r>
    </w:p>
    <w:p w14:paraId="20520A2C">
      <w:pPr>
        <w:keepNext w:val="0"/>
        <w:keepLines w:val="0"/>
        <w:pageBreakBefore w:val="0"/>
        <w:widowControl w:val="0"/>
        <w:numPr>
          <w:ilvl w:val="0"/>
          <w:numId w:val="0"/>
        </w:numPr>
        <w:kinsoku/>
        <w:wordWrap/>
        <w:overflowPunct/>
        <w:topLinePunct w:val="0"/>
        <w:autoSpaceDE/>
        <w:autoSpaceDN/>
        <w:bidi w:val="0"/>
        <w:adjustRightInd w:val="0"/>
        <w:snapToGrid w:val="0"/>
        <w:spacing w:before="79" w:beforeLines="25" w:line="276" w:lineRule="auto"/>
        <w:ind w:firstLine="560" w:firstLineChars="200"/>
        <w:jc w:val="left"/>
        <w:textAlignment w:val="auto"/>
        <w:rPr>
          <w:ins w:id="1" w:author="张松朝" w:date="2025-06-07T11:03:00Z"/>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答：我校目前在用公寓16栋，其中有四人间、六人间标间，全部为走廊式公寓楼。2019年我校按照《河南省高等学校标准化学生公寓创建验收评分细则》参与评选，共有9栋宿舍被认定为省级标准化学生公寓。</w:t>
      </w:r>
    </w:p>
    <w:p w14:paraId="065D043E">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宿舍区为独立生活区，干净整洁，设施完备，宿舍区及宿舍楼内相应配套设施齐全：宿舍区配备有篮球场、乒乓球场及其它体育器材，便于学生开展文体活动及学习交流；楼内有公寓管理值班室、会客区、辅导员办公室、学生心理辅导室、学生自习室、党团服务总站、直饮水系统、洗衣房等一应俱全；每个房间有独立卫生间、洗漱间、阳台、空调、衣柜等设施，完全满足学生日常居住及生活需求。</w:t>
      </w:r>
    </w:p>
    <w:p w14:paraId="3978723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13、我是一名在校学生，咱们宿舍的空调定时送电给我们平时生活带来了许多不便，我们想自己掌握空调的使用权，可以给学校缴纳一定的费用，想知道学校宿舍定时供电的原因是什么？</w:t>
      </w:r>
    </w:p>
    <w:p w14:paraId="5CC2DB4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答：我校目前在用公寓16栋，其中有四人间、六人间标间，全部为走廊式公寓楼。2019年我校按照《河南省高等学校标准化学生公寓创建验收评分细则》参与评选，共有9栋宿舍被认定为省级标准化学生公寓。</w:t>
      </w:r>
    </w:p>
    <w:p w14:paraId="3A634C8C">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我们学校学生宿舍空调是2016年安装并投入使用的，在全省高校中是较早一批使用空调的高校，空调安装至今，一直未收取过学生的任何费用。在近十年的使用过程中，根据我们遇到的实际情况，从用电安全、资源节约及学生特点等方面出发，我们现在采用分时段使用方式进行管理。制定了夏季、冬季使用管理规定，根据天气情况，灵活调整供电时间。我们始终秉持“以学生为中心的理念”，为学生提供优质公寓服务。</w:t>
      </w:r>
    </w:p>
    <w:p w14:paraId="0E7C663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14、我想了解一下咱们学校宿舍是如何管理的？如几点开门，几点关门，有没有定时熄灯？</w:t>
      </w:r>
    </w:p>
    <w:p w14:paraId="5569E6C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答：我校目前在用公寓16栋，其中有四人间、六人间标间，全部为走廊式公寓楼。2019年我校按照《河南省高等学校标准化学生公寓创建验收评分细则》参与评选，共有9栋宿舍被认定为省级标准化学生公寓。</w:t>
      </w:r>
    </w:p>
    <w:p w14:paraId="5AC847B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我们学校施行“以生为本，24小时在线”2宿舍服务。每栋公寓楼配备有一名专职管理员、2—5名兼职管理员，坚持24小时值守工作制度，开通有24小时服务热线。</w:t>
      </w:r>
    </w:p>
    <w:p w14:paraId="1331641B">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按照宿舍管理规定，宿舍早上5点开门，晚上9点半关门查寝，晚上11点熄灯睡觉，为了方便同学们，未强制熄灯，但值班老师、宿舍阿姨会及时提醒同学们。</w:t>
      </w:r>
    </w:p>
    <w:p w14:paraId="68DA17D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（四）征兵方面</w:t>
      </w:r>
    </w:p>
    <w:p w14:paraId="11D2014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15、我是咱们学校大二学生，请问老师大学生入伍年龄有什么要求？</w:t>
      </w:r>
    </w:p>
    <w:p w14:paraId="4088D18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根据中央军委指示，为推进国防和军队现代化建设，鼓励高等学校学生积极应征入伍服兵役，提高兵员征集质量，近年来，我校征兵工作在平顶山市五所高校中，每年征集对象，应征入伍人数是最多的，每年入伍人数达到三百多人，2025年春季入伍人数是136人，荣获省级征兵工作成绩突出单位。对于同学您提到的问题，男性普通高等学校在校生年满18至22周岁；毕业生、春季学期符合毕业条件的毕业班学生年满18至24周岁。同时，您可以关注学校武装保卫处网站或拨打相关电话咨询。</w:t>
      </w:r>
    </w:p>
    <w:p w14:paraId="5BDAC06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16、老师好，我是咱们学校学生家长，请问大学生应征入伍，是否有专业限制？</w:t>
      </w:r>
    </w:p>
    <w:p w14:paraId="7213BDCD">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答：没有专业限制，符合政治、身体、年龄、文化条件的都可以报名应征。</w:t>
      </w:r>
    </w:p>
    <w:p w14:paraId="5C4D0E7F">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宋体" w:hAnsi="宋体" w:eastAsia="宋体" w:cs="宋体"/>
          <w:b/>
          <w:bCs/>
          <w:sz w:val="32"/>
          <w:szCs w:val="32"/>
        </w:rPr>
      </w:pPr>
      <w:r>
        <w:rPr>
          <w:rFonts w:hint="eastAsia" w:ascii="仿宋" w:hAnsi="仿宋" w:eastAsia="仿宋" w:cs="仿宋"/>
          <w:sz w:val="28"/>
          <w:szCs w:val="28"/>
          <w:lang w:val="en-US" w:eastAsia="zh-CN"/>
        </w:rPr>
        <w:t>部队依据不同专业岗位对士兵学历和技能的不同需求，尽可能把大学生士兵安排到部队建设需要的岗位上；综合衡量大学生士兵的专业和特长，尽量安排到对口或相近的专业岗位，充分发挥大学毕业生文化、专业知识优势，选拔培养人才。</w:t>
      </w:r>
    </w:p>
    <w:p w14:paraId="16C85F4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8"/>
          <w:szCs w:val="28"/>
          <w:lang w:val="en-US" w:eastAsia="zh-CN"/>
        </w:rPr>
      </w:pPr>
      <w:r>
        <w:rPr>
          <w:rFonts w:hint="eastAsia" w:ascii="方正仿宋简体" w:hAnsi="方正仿宋简体" w:eastAsia="方正仿宋简体" w:cs="方正仿宋简体"/>
          <w:b/>
          <w:bCs/>
          <w:sz w:val="28"/>
          <w:szCs w:val="28"/>
          <w:lang w:val="en-US" w:eastAsia="zh-CN"/>
        </w:rPr>
        <w:t>三、教育教学方面</w:t>
      </w:r>
    </w:p>
    <w:p w14:paraId="4FD6A77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1、我是学校大二的学生，马上进入大三，想参加专升本考试，但是辅导员强调必须参加实习，学校对专升本学生不能免实习吗，让我们好好复习准备专升本考试？</w:t>
      </w:r>
    </w:p>
    <w:p w14:paraId="78E28C63">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按照教育部《职业学校学生实习管理规定》第三条“学生实习的本质是教学活动，是实践教学的重要环节”“应当纳入人才培养方案。”之规定，学校已将岗位实习列为必修课，纳入各专业人才培养方案。我们可以通俗的理解为，岗位实习是学生的一门必修课，只不过这个课程不是在教室里通过理论学习完成的，而是在实践岗位上通过岗位实习而完成的，不参加实习，意味着没有完成必修课的学习，就无法取得专科的毕业资格，将无法取得升入本科学习的资格。</w:t>
      </w:r>
    </w:p>
    <w:p w14:paraId="2630B936">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建议同学们根据自己的专升本复习计划，结合实习岗位的要求，选择相对时间宽松一些的实习岗位，在满足岗位实习要求的前提下，利用业余时间精心准备、专心学习，实习工作中与自己的实习指导教师加强联系，确保“实习+学习”两不误，预祝在专升本取得好成绩，顺利升入心仪的本科学校。</w:t>
      </w:r>
    </w:p>
    <w:p w14:paraId="1BAFE364">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jc w:val="left"/>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2、我是大二学生，准备九月份应征入伍，能不能免实习？需要提供哪些材料，该如何办理？</w:t>
      </w:r>
    </w:p>
    <w:p w14:paraId="45B32FDF">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按照河南省关于入伍学生的相关政策，入伍学生及退伍复学学生，均可以免实习。实习期间入伍的同学，需提交入伍通知书和部队出具的入伍服役六个月的证明；退伍复学士兵提供退役证书即可。免实习由学生本人提出申请，并将相关材料交给实习备案平台院部管理员，由院部管理员将材料上传至备案平台，省厅审核通过，即可免实习。</w:t>
      </w:r>
    </w:p>
    <w:p w14:paraId="06404ED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3、我是学生家长，孩子今年大二，前段时间说学校开会，要求下学期开始到企业实习，家里已经提前为孩子联系好了实习企业，能不能让孩子到我们自己找的企业进行实习？</w:t>
      </w:r>
    </w:p>
    <w:p w14:paraId="6C1E276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为了保障实习质量，便于对实习学生进行集中指导，让学生在实习过程中得到技能锻炼和提升，学校集中联系推荐了近600余家专业对口的实习单位，供各专业学生选择，原则上学生要到集中推荐的这些单位进行岗位实习。若家里确实已经有合适的实习企业，可以填写《自主实习申请表》，报所在院部审核审批，孩子也可以进行自主实习，也就是到您自己联系的企业进行实习。</w:t>
      </w:r>
    </w:p>
    <w:p w14:paraId="5BD9D62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4、我2025年该毕业了，但是有一门课挂科后补考和重修都没有参加，现在还有机会弥补吗？</w:t>
      </w:r>
    </w:p>
    <w:p w14:paraId="5B12A94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答：学习道路上遇到困难是很正常的，学校始终关心着每位同学的成长，也为大家预留了学业补救的机会。根据教育部《普通高等学校学生管理规定》（教育部令第 41 号）和《平顶山工业职业技术学院课程考核与考试管理办法》（平职学院〔2025〕17 号），针对必修课程考核不及格的情况，学校安排了补考和重修环节。如果错过，后续可以申请参加结业重修，学校始终希望大家能通过努力达到毕业要求。</w:t>
      </w:r>
    </w:p>
    <w:p w14:paraId="75F46EF1">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学校《课程考核与考试管理办法》：2025届因课程（含毕业设计、顶岗实习）成绩不合格未获得学历证书的结业生，结业学生离校后两年内，可在每学期开学的第1-3周，向课程开课院部提出申请（每门课程限重修1次），通过包括学习成果认定、技能证书获取或相关课程重修等途径来达到课程考核要求，结业重修成绩合格准予毕业。</w:t>
      </w:r>
    </w:p>
    <w:p w14:paraId="3D50FA34">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对于你的情况，可以在离校后两年内通过申请结业重修，完成课程考核，获得毕业资格，如果后续有什么问题，可以到院部或教务处考试管理科咨询办理。</w:t>
      </w:r>
    </w:p>
    <w:p w14:paraId="669B710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5、孩子是2023级的学生，马上该实习了，但是孩子要参军入伍了，我想问一下，他这个情况，本学期的考试和大三的课程怎么完成？</w:t>
      </w:r>
    </w:p>
    <w:p w14:paraId="744C3F6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答：学校一直把参军入伍学生的学业安排放在心上，不管是入伍前还是退役复学，都有相关具体措施，帮大家把学业和军旅生涯衔接起来。</w:t>
      </w:r>
    </w:p>
    <w:p w14:paraId="2C2A6502">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首先是本学期的课程，根据国家《关于进一步做好从全日制高等学校在校学生中征集新兵工作的通知》和学校规定：学生参军入伍前，学校会第一时间协调，让准备入伍的同学参加本学期考试。实在赶不上也没关系，过程化考核的课程会根据大家平时的课堂表现、作业完成情况，直接给课程认定成绩和学分。</w:t>
      </w:r>
    </w:p>
    <w:p w14:paraId="7171D5EA">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关于大三学年的课程，按照国家相关规定：公共体育、军事技能、军事理论等课程，可以直接免修拿学分。咱家孩子这个情况，是在毕业学年入伍，服役经历直接算实习，根据学校《课程考核与考试管理办法》，普通服役的同学，免修课成绩直接记“85 分”或“良好”；服役期间立过功的同学，成绩直接记“95 分”或“优秀”。</w:t>
      </w:r>
    </w:p>
    <w:p w14:paraId="37286A32">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因此，参军入伍的学生，会按照国家和学校规定，根据课程性质不同，分别评定课程成绩，后续有什么问题，可以到院部或教务处考试管理科咨询办理，保家卫国很光荣，学校一定当好大家最坚实的后盾！</w:t>
      </w:r>
    </w:p>
    <w:p w14:paraId="3CF2EF10">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6、马上该考试了，孩子突然生病得住院治疗，能不能不参加考试，后面怎么办呢？</w:t>
      </w:r>
    </w:p>
    <w:p w14:paraId="3AA1B22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答：听到孩子生病住院的消息我十分担心，希望孩子能快点好起来。当务之急还是先安心照顾孩子，让孩子的身体尽快恢复。关于考试的事情，孩子的这种情况，根据学校规定是可以申请缓考的。</w:t>
      </w:r>
    </w:p>
    <w:p w14:paraId="683D3153">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申请缓考的时候，你需要把孩子的诊断证明或住院证明，拍个照发给孩子的辅导员，由辅导员来办理缓考申请就可以了，好好照顾孩子，等孩子身体状况稍微稳定一些，再准备准备，参加下学期安排的考试就可以了。</w:t>
      </w:r>
    </w:p>
    <w:p w14:paraId="4DB7E32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后续有什么问题，可以联系教务处考试管理科或院部，学校会尽力为孩子解决考试的问题，让孩子不用因为考试的事情而有太大的心理负担。 </w:t>
      </w:r>
    </w:p>
    <w:p w14:paraId="4CB3D059">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8"/>
          <w:szCs w:val="28"/>
          <w:lang w:val="en-US" w:eastAsia="zh-CN"/>
        </w:rPr>
      </w:pPr>
      <w:r>
        <w:rPr>
          <w:rFonts w:hint="eastAsia" w:ascii="方正仿宋简体" w:hAnsi="方正仿宋简体" w:eastAsia="方正仿宋简体" w:cs="方正仿宋简体"/>
          <w:b/>
          <w:bCs/>
          <w:sz w:val="28"/>
          <w:szCs w:val="28"/>
          <w:lang w:val="en-US" w:eastAsia="zh-CN"/>
        </w:rPr>
        <w:t>四、就业方面</w:t>
      </w:r>
    </w:p>
    <w:p w14:paraId="7FCB914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1、我是平煤职工也是一名高三学生家长，孩子刚参加完高考，我想问下孩子考你们学校能进平煤工作不？</w:t>
      </w:r>
    </w:p>
    <w:p w14:paraId="4C7CE0A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们学校是中国平煤神马集团的企业办学，具有先天的产教融合优势。2025年集团与我校面向煤矿智能开采技术、通风技术安全与管理等主体专业合作，开展“订单班”精准化人才培养。按照自愿、择优、对口的原则，在2025年录取新生中选拔、组建订单班。通过选拨的订单班学生信息上报中国平煤神马控股集团人力资源部备案，成绩合格取得毕业证书，经中国平煤神马控股集团考核通过后，根据所学专业和成绩结合集团各厂矿人才需求情况进行合力分配。未通过集团订单班选拔的学生，可关注集团人力资源部网站、河南平煤神马人力资源公司微信公众号和学校就业处网站及微信公众号发布的集团相关招聘信息，及时参加集团的招聘活动，在校学生也可以到学校就业处现场咨询集团相关招聘信息。</w:t>
      </w:r>
    </w:p>
    <w:p w14:paraId="6D6D960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2、我是一名学生家长，现在孩子大三即将毕业，想了解一下毕业手续办理的情况。</w:t>
      </w:r>
    </w:p>
    <w:p w14:paraId="2021E3E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毕业生手续办理是众多家长和学生都十分关注的一个话题。根据《国务院办公厅关于做好全国普通高校毕业生就业工作的通知》要求，毕业去向登记是毕业生办理离校手续的必要环节，高校毕业生（含结业生）要在离校前登录全国高校毕业生去向登记系统及时完成毕业去向登记，已就业、升学、参军入伍、自主创业、灵活就业的毕业生按实际情况进行登记，未就业的毕业生可选择待就业、暂不就业、拟升学等根据自己实际情况进行登记。如需进行档案转递的毕业生可在登记系统中填报档案转递地址和接收人信息，完成档案转递申报工作。我校毕业生手续办理按照方便、快捷、高效的原则，对相关工作人员和毕业班辅导员均开展了业务培训，采取线上线下相结合的形式，多部门协助，达到了当天申请当天办理完结。如果有相关业务需要咨询，家长和学生可关注学校学生处和就业处微信公众号，查询办理流程，也可到校现场咨询办理。</w:t>
      </w:r>
    </w:p>
    <w:p w14:paraId="2E6D999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3、我是一名在校生的学生家长，孩子想考专升本，我想了解一下你们学校学生专升本的情况。</w:t>
      </w:r>
    </w:p>
    <w:p w14:paraId="3DAA648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专升本是学生提高学历的关键步骤，也是学生高质量就业的有效途径，学校一直以来高度重视学生专升本工作，为学生提供了免费的专升本辅导，也提供了专门的自习室供学生复习。在专升本报名、考试组织、志愿填报、体检面试、到最终录取都提供了全方位的保障，积极提高学生升学率。2024届录取667人、占毕业生总数的9.9%；2025年录取791人，占毕业生总数的12.17%。</w:t>
      </w:r>
    </w:p>
    <w:p w14:paraId="1D1B85D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4、孩子是学校的在校生想去当兵，学校有什么政策？</w:t>
      </w:r>
    </w:p>
    <w:p w14:paraId="0B75C75F">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答：按照中央军委国防动员部关于高校大学生服兵役的相关要求，对于大学生参军，近几年以高校应届毕业生群体为主，通常享受以下政策：</w:t>
      </w:r>
    </w:p>
    <w:p w14:paraId="43EB3F9C">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480" w:firstLineChars="200"/>
        <w:jc w:val="left"/>
        <w:textAlignment w:val="auto"/>
        <w:rPr>
          <w:rFonts w:hint="eastAsia" w:ascii="仿宋" w:hAnsi="仿宋" w:eastAsia="仿宋" w:cs="仿宋"/>
          <w:sz w:val="28"/>
          <w:szCs w:val="28"/>
          <w:lang w:val="en-US" w:eastAsia="zh-CN"/>
        </w:rPr>
      </w:pPr>
      <w:r>
        <w:rPr>
          <w:rFonts w:hint="eastAsia" w:ascii="黑体" w:hAnsi="黑体" w:eastAsia="黑体" w:cs="黑体"/>
          <w:b w:val="0"/>
          <w:bCs w:val="0"/>
          <w:sz w:val="24"/>
          <w:szCs w:val="24"/>
          <w:lang w:val="en-US" w:eastAsia="zh-CN"/>
        </w:rPr>
        <w:t>一是保留学籍政策。</w:t>
      </w:r>
      <w:r>
        <w:rPr>
          <w:rFonts w:hint="eastAsia" w:ascii="仿宋" w:hAnsi="仿宋" w:eastAsia="仿宋" w:cs="仿宋"/>
          <w:sz w:val="28"/>
          <w:szCs w:val="28"/>
          <w:lang w:val="en-US" w:eastAsia="zh-CN"/>
        </w:rPr>
        <w:t>入伍前，经学生提交入伍通知书为申请，在校生申请，学校会为学生保留学籍，退役后可在一定期限内复学。应届毕业生申请，入伍时间可算做学生大三顶岗实习时间。</w:t>
      </w:r>
    </w:p>
    <w:p w14:paraId="32F412B9">
      <w:pPr>
        <w:keepNext w:val="0"/>
        <w:keepLines w:val="0"/>
        <w:pageBreakBefore w:val="0"/>
        <w:widowControl w:val="0"/>
        <w:numPr>
          <w:ilvl w:val="0"/>
          <w:numId w:val="0"/>
        </w:numPr>
        <w:kinsoku/>
        <w:wordWrap/>
        <w:overflowPunct/>
        <w:topLinePunct w:val="0"/>
        <w:autoSpaceDE/>
        <w:autoSpaceDN/>
        <w:bidi w:val="0"/>
        <w:adjustRightInd/>
        <w:snapToGrid w:val="0"/>
        <w:spacing w:line="276" w:lineRule="auto"/>
        <w:ind w:firstLine="480" w:firstLineChars="200"/>
        <w:jc w:val="left"/>
        <w:textAlignment w:val="auto"/>
        <w:rPr>
          <w:rFonts w:hint="eastAsia" w:ascii="仿宋" w:hAnsi="仿宋" w:eastAsia="仿宋" w:cs="仿宋"/>
          <w:sz w:val="28"/>
          <w:szCs w:val="28"/>
          <w:lang w:val="en-US" w:eastAsia="zh-CN"/>
        </w:rPr>
      </w:pPr>
      <w:r>
        <w:rPr>
          <w:rFonts w:hint="eastAsia" w:ascii="黑体" w:hAnsi="黑体" w:eastAsia="黑体" w:cs="黑体"/>
          <w:b w:val="0"/>
          <w:bCs w:val="0"/>
          <w:sz w:val="24"/>
          <w:szCs w:val="24"/>
          <w:lang w:val="en-US" w:eastAsia="zh-CN"/>
        </w:rPr>
        <w:t>二是学费补偿代偿政策。</w:t>
      </w:r>
      <w:r>
        <w:rPr>
          <w:rFonts w:hint="eastAsia" w:ascii="仿宋" w:hAnsi="仿宋" w:eastAsia="仿宋" w:cs="仿宋"/>
          <w:sz w:val="28"/>
          <w:szCs w:val="28"/>
          <w:lang w:val="en-US" w:eastAsia="zh-CN"/>
        </w:rPr>
        <w:t>对应征入伍服义务兵役的高校学生在校期间缴纳的学费实行一次性补偿，对获得的国家助学贷款实行代偿，退役后复学或入学的实行学费减免。</w:t>
      </w:r>
    </w:p>
    <w:p w14:paraId="587F0EE2">
      <w:pPr>
        <w:keepNext w:val="0"/>
        <w:keepLines w:val="0"/>
        <w:pageBreakBefore w:val="0"/>
        <w:widowControl w:val="0"/>
        <w:numPr>
          <w:ilvl w:val="0"/>
          <w:numId w:val="0"/>
        </w:numPr>
        <w:kinsoku/>
        <w:wordWrap/>
        <w:overflowPunct/>
        <w:topLinePunct w:val="0"/>
        <w:autoSpaceDE/>
        <w:autoSpaceDN/>
        <w:bidi w:val="0"/>
        <w:adjustRightInd/>
        <w:snapToGrid w:val="0"/>
        <w:spacing w:line="276" w:lineRule="auto"/>
        <w:ind w:firstLine="480" w:firstLineChars="200"/>
        <w:jc w:val="left"/>
        <w:textAlignment w:val="auto"/>
        <w:rPr>
          <w:rFonts w:hint="eastAsia" w:ascii="仿宋" w:hAnsi="仿宋" w:eastAsia="仿宋" w:cs="仿宋"/>
          <w:sz w:val="28"/>
          <w:szCs w:val="28"/>
          <w:lang w:val="en-US" w:eastAsia="zh-CN"/>
        </w:rPr>
      </w:pPr>
      <w:r>
        <w:rPr>
          <w:rFonts w:hint="eastAsia" w:ascii="黑体" w:hAnsi="黑体" w:eastAsia="黑体" w:cs="黑体"/>
          <w:b w:val="0"/>
          <w:bCs w:val="0"/>
          <w:sz w:val="24"/>
          <w:szCs w:val="24"/>
          <w:lang w:val="en-US" w:eastAsia="zh-CN"/>
        </w:rPr>
        <w:t>三是升学优惠政策。</w:t>
      </w:r>
      <w:r>
        <w:rPr>
          <w:rFonts w:hint="eastAsia" w:ascii="仿宋" w:hAnsi="仿宋" w:eastAsia="仿宋" w:cs="仿宋"/>
          <w:sz w:val="28"/>
          <w:szCs w:val="28"/>
          <w:lang w:val="en-US" w:eastAsia="zh-CN"/>
        </w:rPr>
        <w:t>高职（专科）学生应征入伍服义务兵役退役，在完成高职学业后参加普通本科专升本考试免试。</w:t>
      </w:r>
    </w:p>
    <w:p w14:paraId="1D6ADF7A">
      <w:pPr>
        <w:keepNext w:val="0"/>
        <w:keepLines w:val="0"/>
        <w:pageBreakBefore w:val="0"/>
        <w:widowControl w:val="0"/>
        <w:numPr>
          <w:ilvl w:val="0"/>
          <w:numId w:val="0"/>
        </w:numPr>
        <w:kinsoku/>
        <w:wordWrap/>
        <w:overflowPunct/>
        <w:topLinePunct w:val="0"/>
        <w:autoSpaceDE/>
        <w:autoSpaceDN/>
        <w:bidi w:val="0"/>
        <w:adjustRightInd/>
        <w:snapToGrid w:val="0"/>
        <w:spacing w:line="276" w:lineRule="auto"/>
        <w:ind w:firstLine="480" w:firstLineChars="200"/>
        <w:jc w:val="left"/>
        <w:textAlignment w:val="auto"/>
        <w:rPr>
          <w:rFonts w:hint="eastAsia" w:ascii="仿宋" w:hAnsi="仿宋" w:eastAsia="仿宋" w:cs="仿宋"/>
          <w:sz w:val="28"/>
          <w:szCs w:val="28"/>
          <w:lang w:val="en-US" w:eastAsia="zh-CN"/>
        </w:rPr>
      </w:pPr>
      <w:r>
        <w:rPr>
          <w:rFonts w:hint="eastAsia" w:ascii="黑体" w:hAnsi="黑体" w:eastAsia="黑体" w:cs="黑体"/>
          <w:b w:val="0"/>
          <w:bCs w:val="0"/>
          <w:sz w:val="24"/>
          <w:szCs w:val="24"/>
          <w:lang w:val="en-US" w:eastAsia="zh-CN"/>
        </w:rPr>
        <w:t>四是就业扶持政策。</w:t>
      </w:r>
      <w:r>
        <w:rPr>
          <w:rFonts w:hint="eastAsia" w:ascii="仿宋" w:hAnsi="仿宋" w:eastAsia="仿宋" w:cs="仿宋"/>
          <w:sz w:val="28"/>
          <w:szCs w:val="28"/>
          <w:lang w:val="en-US" w:eastAsia="zh-CN"/>
        </w:rPr>
        <w:t>退役大学生士兵服役经历可视为基层工作经历，在公务员招录和企事业单位招聘中享受一定优惠政策。</w:t>
      </w:r>
    </w:p>
    <w:p w14:paraId="70E6F68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5、孩子在你们学校即将毕业，但是我们家庭困难，听说能享受就业帮扶，我想咨询了解一下。</w:t>
      </w:r>
    </w:p>
    <w:p w14:paraId="15BF86B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学校一直以来高度重视困难群体学生的成长，按照省教育厅、人社厅、共青团省委等八部门联合印发的《关于进一步加强普通高等学校毕业生就业工作的通知》要求，我校制定了促就业工作方案，在方案中明确提出困难群体毕业生就业采取“12345”的帮扶措施，“1”即一生一档、一生一策、一对一帮扶、“2”是利用线上线下2个帮扶平台、“3”是每位毕业生至少推荐3个就业岗位、“4”是每位毕业生通过电话联系和实地走访不少于4次、“5”是每位毕业生毕业后跟踪不少于5年。实行“经济上扶持，信息上首推，心理上疏导”的三位一体扶持措施。近5年来每年困难群体毕业生毕业去向落实率均达到97%以上，均高于学校平均水平。在后续的工作中每位困难群体毕业生均有对应的一对一帮扶老师，学校会进一步督促帮扶老师与学生加强沟通联系，积极为学生推荐就业岗位，做好心理疏导，确保学生好就业、就好业。</w:t>
      </w:r>
    </w:p>
    <w:p w14:paraId="0362EAF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 xml:space="preserve">6、学生毕业后都安排平煤上班吗？ </w:t>
      </w:r>
    </w:p>
    <w:p w14:paraId="24A2BE8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学校是由中国平煤神马集团举办的学校，主体专业就业具有先天优势，特别是煤矿类、化工类、机电类专业与集团联合举办有订单班，实现毕业即就业；另外，学校与平高集团、郑煤机、宇通集团等大型企业签订校企合作协议，在学生培养、专业实习、毕业就业等方面，建立了良好关系，企业定期到学校召开招聘会，实现企业和学生双向选择。近年来，学生就业去向落实率一直保持较高水平。</w:t>
      </w:r>
    </w:p>
    <w:p w14:paraId="02765F4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7、孩子毕业了让统一实习，实习后能安排工作吗？</w:t>
      </w:r>
    </w:p>
    <w:p w14:paraId="0D8EC9EB">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ascii="仿宋_GB2312" w:hAnsi="宋体" w:eastAsia="仿宋_GB2312"/>
          <w:kern w:val="0"/>
          <w:sz w:val="28"/>
          <w:szCs w:val="28"/>
        </w:rPr>
      </w:pPr>
      <w:r>
        <w:rPr>
          <w:rFonts w:hint="eastAsia" w:ascii="仿宋" w:hAnsi="仿宋" w:eastAsia="仿宋" w:cs="仿宋"/>
          <w:sz w:val="28"/>
          <w:szCs w:val="28"/>
          <w:lang w:val="en-US" w:eastAsia="zh-CN"/>
        </w:rPr>
        <w:t>答：学校近年来采取“招就贯通 培育融通”就业前移、教学全过程的一体化培养工程，积极实施实习就业一体化工作。根据我校专业群布局和现有专业开设情况，主动与各行业协会、行业龙头企业、发展前景好的企业加强互认和了解，为学生顶岗实习提供专业对口的岗位。学校鼓励学生通过不低于180天的顶岗实习后，结合自己对企业的认知和岗位的适应，实习结束后在实习单位直接就业，如果学生不愿意在实习单位就业，可联系就业处并及时关注就业处微信公众号发布的招聘信息，学校会为每位未就业毕业生推荐不少于三次的就业机会。</w:t>
      </w:r>
    </w:p>
    <w:p w14:paraId="548AA939">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8、学校对学生就业方面有哪些措施？</w:t>
      </w:r>
    </w:p>
    <w:p w14:paraId="4AF5DE4B">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我校是由中国平煤神马集团举办，针对主体专业每年开设有集团订单班，通过选拔的学生顺利毕业后能进入集团工作。学校还主动对接国家级、省级产教融合型企业和专尖特新企业，精准有效开拓市场化岗位，为学生提供实习就业岗位。每年5-6月份举办企业专场招聘、行业专场招聘、区域专场招聘和大型综合类双选会。学生可提前了解企业的用工需求和岗位设置情况，结合自己所学专业和自身特长，选择用人单位。</w:t>
      </w:r>
    </w:p>
    <w:p w14:paraId="2407359F">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9、学校对学生有没有求职创业补贴？</w:t>
      </w:r>
    </w:p>
    <w:p w14:paraId="1821382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根据省人社厅、教育厅等部门联合印发《关于做好2024年全省高校毕业生一次性求职补贴申领发放工作的通知》要求，应届毕业生中最低生活保障家庭、残疾人、享受国家助学贷款资助、零就业家庭、建档立卡脱贫家庭、特困人员救助对象等6类人群可申请一次性求职创业补贴2000元。我校2025届毕业生申请1079人，发放补贴215.8万元。应届毕业生可在大三第一学期按辅导员通知填写补贴申请。</w:t>
      </w:r>
    </w:p>
    <w:p w14:paraId="1BC2139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10、我们孩子申请助学贷两年了，毕业了有补贴吗？</w:t>
      </w:r>
    </w:p>
    <w:p w14:paraId="26C3F10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根据省人社厅、教育厅等部门联合印发《关于做好2024年全省高校毕业生一次性求职补贴申领发放工作的通知》要求，享受国家助学贷款资助的学生属于6类人群中，在毕业当年可申请一次性求职创业补贴2000元，应届毕业生可在大三第一学期按学校通知要求填写补贴申请。</w:t>
      </w:r>
    </w:p>
    <w:p w14:paraId="4F010B71">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11、请问2023年应该毕业的，但是挂科后补考没参加，现在还有机会申请补救吗？</w:t>
      </w:r>
    </w:p>
    <w:p w14:paraId="6772970C">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答：根据教育部《普通高等学校学生管理规定》（教育部令第 41 号）》和《平顶山工业职业技术学院课程考核及考务管理规定》，必修课程考核不及格的学生，可参加下一学期初的补考，对于补考仍不及格或缺考的学生，可申请参加下一学年相应学期的课程重修，完成重修后可获得学分。2023届因课程（含毕业设计、顶岗实习）成绩不合格未获得学历证书的结业生，应于2023-2024-1学期初，申请参加课程结业重修，结业重修成绩合格准予毕业，因考试不及格未参加补考，又同时错过了重修、结业重修等多个环节，按照学校相关管理规定，无法达到毕业要求。</w:t>
      </w:r>
    </w:p>
    <w:p w14:paraId="41025D59">
      <w:pPr>
        <w:keepNext w:val="0"/>
        <w:keepLines w:val="0"/>
        <w:pageBreakBefore w:val="0"/>
        <w:widowControl w:val="0"/>
        <w:numPr>
          <w:ilvl w:val="0"/>
          <w:numId w:val="1"/>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8"/>
          <w:szCs w:val="28"/>
          <w:lang w:val="en-US" w:eastAsia="zh-CN"/>
        </w:rPr>
      </w:pPr>
      <w:r>
        <w:rPr>
          <w:rFonts w:hint="eastAsia" w:ascii="方正仿宋简体" w:hAnsi="方正仿宋简体" w:eastAsia="方正仿宋简体" w:cs="方正仿宋简体"/>
          <w:b/>
          <w:bCs/>
          <w:sz w:val="28"/>
          <w:szCs w:val="28"/>
          <w:lang w:val="en-US" w:eastAsia="zh-CN"/>
        </w:rPr>
        <w:t>大学生入伍</w:t>
      </w:r>
    </w:p>
    <w:p w14:paraId="12C4092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1、征集对象：</w:t>
      </w:r>
    </w:p>
    <w:p w14:paraId="059F231D">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依法服兵役是每个公民应尽的义务。以大学生为重点征集对象，突出各级各类学校毕业生征集。高校新生在入学前户籍所在地应征；高校应届毕业生和在校生可在学校所在地应征，也可在入学前户籍所在地应征。</w:t>
      </w:r>
    </w:p>
    <w:p w14:paraId="4512C72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2、报名网站：</w:t>
      </w:r>
    </w:p>
    <w:p w14:paraId="7C6E34A5">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全国征兵网（https://www.gfbzb.gov.cn）是全国征兵报名唯一官方网站。</w:t>
      </w:r>
    </w:p>
    <w:p w14:paraId="2AE6A13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3、应征报名时间：</w:t>
      </w:r>
    </w:p>
    <w:p w14:paraId="6CC39DCF">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上半年征兵：2月中旬开始，3月中旬起运新兵，3月底结束；</w:t>
      </w:r>
    </w:p>
    <w:p w14:paraId="7D3FF10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下半年征兵： 8月中旬开始，9月中旬起运新兵。9月底结束。</w:t>
      </w:r>
    </w:p>
    <w:p w14:paraId="190EE3A1">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男兵应征报名时间:上、下半年网上报名时间分别为上年度12月1日至当年2月10日、上年度12月至当年8月10日；</w:t>
      </w:r>
    </w:p>
    <w:p w14:paraId="6B3F469E">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女兵应征报名时间:上、下半年网上报名时间分别为1月1日至2月10日、7月1日至8月10日。</w:t>
      </w:r>
    </w:p>
    <w:p w14:paraId="7584FEE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4、基本条件：</w:t>
      </w:r>
    </w:p>
    <w:p w14:paraId="0A33C627">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1、年龄要求：</w:t>
      </w:r>
    </w:p>
    <w:p w14:paraId="281BF7D2">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男青年:年满18至22周岁，普通高等学校本、专科毕业生放宽至24周岁，研究生毕业生及在校生放宽至26周岁;</w:t>
      </w:r>
    </w:p>
    <w:p w14:paraId="53FF0123">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女青年:年满18至22周岁，全日制研究生应届毕业生及在校生放宽至26周岁，上半年征集的2024年普通高等学校全日制本、专科应届毕业生放宽至23周岁。</w:t>
      </w:r>
    </w:p>
    <w:p w14:paraId="78DB9159">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2、身体条件：</w:t>
      </w:r>
    </w:p>
    <w:p w14:paraId="1A640A48">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身高：男性160cm以上，女性158cm以上。</w:t>
      </w:r>
    </w:p>
    <w:p w14:paraId="0AEB24E1">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体重:男性：17.5≤BMI&lt;30,女性：17≤BMI&lt;24。BMI≥28须糖化血红蛋白百分比&lt;6.5%，</w:t>
      </w:r>
    </w:p>
    <w:p w14:paraId="79F29278">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（BMI=体重（kg）除以身高（m）的平方）。</w:t>
      </w:r>
    </w:p>
    <w:p w14:paraId="69E9F16A">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视力：任何一眼裸眼视力不低于4.5。</w:t>
      </w:r>
    </w:p>
    <w:p w14:paraId="4EDF5808">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纹身：面颈部纹身，着军队制式体能训练服其他裸露部位长径不超过3厘米，其他部位长径不超过10厘米。</w:t>
      </w:r>
    </w:p>
    <w:p w14:paraId="694113A7">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5、应征程序：</w:t>
      </w:r>
    </w:p>
    <w:p w14:paraId="009BEB54">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登录全国征兵网(http://www-gfbzb-goc.cn/)报名应征，男青年应征报名前须完成兵役登记。兵役登记之后注册个人学信网账号进行登录，根据页面提示，完成基本信息、学业信息、家庭信息、参军信息等四大类信息的录入。</w:t>
      </w:r>
    </w:p>
    <w:p w14:paraId="789F9A14">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（2）报名通过后根据应征地征兵办公室通知参加后续征集工作，通常包括初检初考、体格检查、政治考核（女兵含综合素质考评）、役前教育、审批定兵、交接起运等。</w:t>
      </w:r>
    </w:p>
    <w:p w14:paraId="565BA300">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6、在校生当兵有什么政策？</w:t>
      </w:r>
    </w:p>
    <w:p w14:paraId="35F997FA">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答：按照中央军委国防动员部关于高校大学生服兵役的相关要求，对于大学生参军，近几年以高校应届毕业生群体为主，通常享受以下政策：</w:t>
      </w:r>
    </w:p>
    <w:p w14:paraId="69273DEB">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一是保留学籍：入伍前，学生凭入伍通知书可保留学籍，退役后可在一定期限内复学。</w:t>
      </w:r>
    </w:p>
    <w:p w14:paraId="178CC86B">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二是学费补偿代偿：对应征入伍服义务兵役的高校学生在校期间缴纳的学费实行一次性补偿，对获得的国家助学贷款实行代偿，退役后复学或入学的实行学费减免。</w:t>
      </w:r>
    </w:p>
    <w:p w14:paraId="14890CDF">
      <w:pPr>
        <w:keepNext w:val="0"/>
        <w:keepLines w:val="0"/>
        <w:pageBreakBefore w:val="0"/>
        <w:widowControl w:val="0"/>
        <w:numPr>
          <w:ilvl w:val="0"/>
          <w:numId w:val="0"/>
        </w:numPr>
        <w:kinsoku/>
        <w:wordWrap/>
        <w:overflowPunct/>
        <w:topLinePunct w:val="0"/>
        <w:autoSpaceDE/>
        <w:autoSpaceDN/>
        <w:bidi w:val="0"/>
        <w:adjustRightInd w:val="0"/>
        <w:snapToGrid w:val="0"/>
        <w:spacing w:line="276"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三是升学优惠：高职（专科）学生应征入伍服义务兵役退役，在完成高职学业后参加普通本科专升本考试免试。四是就业扶持：退役大学生士兵服役经历可视为基层工作经历，在公务员招录和企事业单位招聘中享受一定优惠政策。</w:t>
      </w:r>
    </w:p>
    <w:p w14:paraId="54DBEE4C">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校武装部征兵咨询电话：15713756893(办公电话，微信同号)</w:t>
      </w:r>
    </w:p>
    <w:p w14:paraId="2AC9B9D0">
      <w:pPr>
        <w:keepNext w:val="0"/>
        <w:keepLines w:val="0"/>
        <w:pageBreakBefore w:val="0"/>
        <w:widowControl w:val="0"/>
        <w:numPr>
          <w:ilvl w:val="0"/>
          <w:numId w:val="1"/>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8"/>
          <w:szCs w:val="28"/>
          <w:lang w:val="en-US" w:eastAsia="zh-CN"/>
        </w:rPr>
      </w:pPr>
      <w:r>
        <w:rPr>
          <w:rFonts w:hint="eastAsia" w:ascii="方正仿宋简体" w:hAnsi="方正仿宋简体" w:eastAsia="方正仿宋简体" w:cs="方正仿宋简体"/>
          <w:b/>
          <w:bCs/>
          <w:sz w:val="28"/>
          <w:szCs w:val="28"/>
          <w:lang w:val="en-US" w:eastAsia="zh-CN"/>
        </w:rPr>
        <w:t>迎新工作</w:t>
      </w:r>
    </w:p>
    <w:p w14:paraId="05D4E07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1、新生报到时间、地点是什么？</w:t>
      </w:r>
    </w:p>
    <w:p w14:paraId="6A18412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val="0"/>
          <w:bCs w:val="0"/>
          <w:sz w:val="24"/>
          <w:szCs w:val="24"/>
          <w:lang w:val="en-US" w:eastAsia="zh-CN"/>
        </w:rPr>
      </w:pPr>
      <w:r>
        <w:rPr>
          <w:rFonts w:hint="eastAsia" w:ascii="方正仿宋简体" w:hAnsi="方正仿宋简体" w:eastAsia="方正仿宋简体" w:cs="方正仿宋简体"/>
          <w:b w:val="0"/>
          <w:bCs w:val="0"/>
          <w:sz w:val="24"/>
          <w:szCs w:val="24"/>
          <w:lang w:val="en-US" w:eastAsia="zh-CN"/>
        </w:rPr>
        <w:t>答：2025年，新生报到日期为：2025年9月9日至10日，学校采取分时段、分学院、分批次报到，报到注册点实行分散办理；新生报到地点为：平顶山市黄河路81号。请新生按照规定的报到时间和地点到校报到，各学院具体报到时间学校将通过“平职学院智慧校园”微信公众号、学校招生信息网、QQ咨询群等官方平台公布，不要提前也不要迟到。因特殊情况不能按时报到者，应向学校招生处提出书面申请，经同意后方可延期报到。对未经同意逾期两周不报到的，视为自选放弃入学资格。</w:t>
      </w:r>
    </w:p>
    <w:p w14:paraId="4C757C2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2、新生报到需要自带的物品都有哪些？</w:t>
      </w:r>
    </w:p>
    <w:p w14:paraId="18337F53">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val="0"/>
          <w:bCs w:val="0"/>
          <w:sz w:val="24"/>
          <w:szCs w:val="24"/>
          <w:lang w:val="en-US" w:eastAsia="zh-CN"/>
        </w:rPr>
      </w:pPr>
      <w:r>
        <w:rPr>
          <w:rFonts w:hint="eastAsia" w:ascii="方正仿宋简体" w:hAnsi="方正仿宋简体" w:eastAsia="方正仿宋简体" w:cs="方正仿宋简体"/>
          <w:b w:val="0"/>
          <w:bCs w:val="0"/>
          <w:sz w:val="24"/>
          <w:szCs w:val="24"/>
          <w:lang w:val="en-US" w:eastAsia="zh-CN"/>
        </w:rPr>
        <w:t>答：新生报到时请携带录取通知书、准考证、身份证、个人纸质档案、一寸彩色免冠照片8张、卫生合格的床上用品（床铺尺寸为2米长＊0.9米宽）等相关物品。</w:t>
      </w:r>
    </w:p>
    <w:p w14:paraId="5FB96AC0">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3、新生党、团关系怎么转接？</w:t>
      </w:r>
    </w:p>
    <w:p w14:paraId="604216B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val="0"/>
          <w:bCs w:val="0"/>
          <w:sz w:val="24"/>
          <w:szCs w:val="24"/>
          <w:lang w:val="en-US" w:eastAsia="zh-CN"/>
        </w:rPr>
      </w:pPr>
      <w:r>
        <w:rPr>
          <w:rFonts w:hint="eastAsia" w:ascii="方正仿宋简体" w:hAnsi="方正仿宋简体" w:eastAsia="方正仿宋简体" w:cs="方正仿宋简体"/>
          <w:b w:val="0"/>
          <w:bCs w:val="0"/>
          <w:sz w:val="24"/>
          <w:szCs w:val="24"/>
          <w:lang w:val="en-US" w:eastAsia="zh-CN"/>
        </w:rPr>
        <w:t>答：入学时新生自带党、团组织关系。学校设有党团关系接收咨询处。党员关系介绍信抬头填写“中共平顶山市委组织部”，转达地为“平顶山工业职业技术学院”，并在介绍信有效期内进行转接。</w:t>
      </w:r>
    </w:p>
    <w:p w14:paraId="00560DD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val="0"/>
          <w:bCs w:val="0"/>
          <w:sz w:val="24"/>
          <w:szCs w:val="24"/>
          <w:lang w:val="en-US" w:eastAsia="zh-CN"/>
        </w:rPr>
      </w:pPr>
      <w:r>
        <w:rPr>
          <w:rFonts w:hint="eastAsia" w:ascii="方正仿宋简体" w:hAnsi="方正仿宋简体" w:eastAsia="方正仿宋简体" w:cs="方正仿宋简体"/>
          <w:b w:val="0"/>
          <w:bCs w:val="0"/>
          <w:sz w:val="24"/>
          <w:szCs w:val="24"/>
          <w:lang w:val="en-US" w:eastAsia="zh-CN"/>
        </w:rPr>
        <w:drawing>
          <wp:inline distT="0" distB="0" distL="114300" distR="114300">
            <wp:extent cx="4810760" cy="5662930"/>
            <wp:effectExtent l="0" t="0" r="8890" b="13970"/>
            <wp:docPr id="11" name="图片 11" descr="a6800429b59ff1e8954819ae481aa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6800429b59ff1e8954819ae481aa4bf"/>
                    <pic:cNvPicPr>
                      <a:picLocks noChangeAspect="1"/>
                    </pic:cNvPicPr>
                  </pic:nvPicPr>
                  <pic:blipFill>
                    <a:blip r:embed="rId5"/>
                    <a:stretch>
                      <a:fillRect/>
                    </a:stretch>
                  </pic:blipFill>
                  <pic:spPr>
                    <a:xfrm>
                      <a:off x="0" y="0"/>
                      <a:ext cx="4810760" cy="5662930"/>
                    </a:xfrm>
                    <a:prstGeom prst="rect">
                      <a:avLst/>
                    </a:prstGeom>
                  </pic:spPr>
                </pic:pic>
              </a:graphicData>
            </a:graphic>
          </wp:inline>
        </w:drawing>
      </w:r>
    </w:p>
    <w:p w14:paraId="3B7B270D">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4、新生报到缴费项目都有哪些？怎么缴费？</w:t>
      </w:r>
    </w:p>
    <w:p w14:paraId="665C732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val="0"/>
          <w:bCs w:val="0"/>
          <w:sz w:val="24"/>
          <w:szCs w:val="24"/>
          <w:lang w:val="en-US" w:eastAsia="zh-CN"/>
        </w:rPr>
      </w:pPr>
      <w:r>
        <w:rPr>
          <w:rFonts w:hint="eastAsia" w:ascii="方正仿宋简体" w:hAnsi="方正仿宋简体" w:eastAsia="方正仿宋简体" w:cs="方正仿宋简体"/>
          <w:b w:val="0"/>
          <w:bCs w:val="0"/>
          <w:sz w:val="24"/>
          <w:szCs w:val="24"/>
          <w:lang w:val="en-US" w:eastAsia="zh-CN"/>
        </w:rPr>
        <w:t>答：新生缴费项目：学费、住宿费，其标准按照上级部门审批为准，详见学校招生章程及简章，新生体检费30元（含常规体检、肝功检测、结核菌素试验等）；新生缴费办法：2025级新生关注并登录“平职学院智慧校园”微信公众平台，进入“平顶山工业职业技术学院校园统一支付平台”，登录后核对个人信息，确认无误后缴费（支持微信、支付宝），缴费后可在网上自主选择宿舍，也可报到期间在迎新现场进行缴费。</w:t>
      </w:r>
    </w:p>
    <w:p w14:paraId="68D123D8">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5、新生整体报到流程？</w:t>
      </w:r>
    </w:p>
    <w:p w14:paraId="51E4697E">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val="0"/>
          <w:bCs w:val="0"/>
          <w:sz w:val="24"/>
          <w:szCs w:val="24"/>
          <w:lang w:val="en-US" w:eastAsia="zh-CN"/>
        </w:rPr>
      </w:pPr>
      <w:r>
        <w:rPr>
          <w:rFonts w:hint="eastAsia" w:ascii="方正仿宋简体" w:hAnsi="方正仿宋简体" w:eastAsia="方正仿宋简体" w:cs="方正仿宋简体"/>
          <w:b w:val="0"/>
          <w:bCs w:val="0"/>
          <w:sz w:val="24"/>
          <w:szCs w:val="24"/>
          <w:lang w:val="en-US" w:eastAsia="zh-CN"/>
        </w:rPr>
        <w:t>答：第一步：关注“平职学院智慧校园”微信公众号；第二步：开学前一周，在“平职学院智慧校园”微信公众号完成个人信息绑定注册，学校会在此期间通过该公众号推送绑定注册的通知消息；第三步：个人信息绑定注册完成后，通过微信或支付宝缴费（缴纳学费、住宿费和体检费总额），若学生走绿色通道，只缴纳体检费；第四步：到校报到审核注册，首先进行人像比对，比对成功后到新生所属学院进行二次核对（须本人凭身份证、准考证、录取通知书），审核新生身份信息、缴费情况无误后，完成新生注册；第五步：宿舍分配，学生缴费后可在网上自主选择宿舍，到校注册手续办理完毕后，到所在公寓楼扫码领取钥匙，办理入住手续。学生纸质档案、党团关系等材料待学生入班后，统一办理。</w:t>
      </w:r>
    </w:p>
    <w:p w14:paraId="609E2532">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6、新生现场报到流程？</w:t>
      </w:r>
    </w:p>
    <w:p w14:paraId="7E86BDB6">
      <w:pPr>
        <w:widowControl/>
        <w:jc w:val="left"/>
        <w:rPr>
          <w:rFonts w:hint="eastAsia" w:ascii="仿宋" w:hAnsi="仿宋" w:eastAsia="仿宋" w:cs="宋体"/>
          <w:kern w:val="0"/>
          <w:sz w:val="28"/>
          <w:szCs w:val="28"/>
        </w:rPr>
      </w:pPr>
    </w:p>
    <w:p w14:paraId="1228FCE2">
      <w:pPr>
        <w:widowControl/>
        <w:jc w:val="center"/>
        <w:rPr>
          <w:rFonts w:hint="eastAsia" w:ascii="宋体" w:hAnsi="宋体" w:cs="宋体"/>
          <w:b/>
          <w:bCs/>
          <w:kern w:val="0"/>
          <w:sz w:val="32"/>
          <w:szCs w:val="32"/>
        </w:rPr>
      </w:pPr>
      <w:r>
        <w:rPr>
          <w:rFonts w:hint="eastAsia" w:ascii="宋体" w:hAnsi="宋体" w:cs="宋体"/>
          <w:b/>
          <w:bCs/>
          <w:kern w:val="0"/>
          <w:sz w:val="32"/>
          <w:szCs w:val="32"/>
        </w:rPr>
        <w:t>新生</w:t>
      </w:r>
      <w:r>
        <w:rPr>
          <w:rFonts w:hint="eastAsia" w:ascii="宋体" w:hAnsi="宋体" w:cs="宋体"/>
          <w:b/>
          <w:bCs/>
          <w:kern w:val="0"/>
          <w:sz w:val="32"/>
          <w:szCs w:val="32"/>
          <w:lang w:eastAsia="zh-CN"/>
        </w:rPr>
        <w:t>现场</w:t>
      </w:r>
      <w:r>
        <w:rPr>
          <w:rFonts w:hint="eastAsia" w:ascii="宋体" w:hAnsi="宋体" w:cs="宋体"/>
          <w:b/>
          <w:bCs/>
          <w:kern w:val="0"/>
          <w:sz w:val="32"/>
          <w:szCs w:val="32"/>
        </w:rPr>
        <w:t>报到流程图</w:t>
      </w:r>
    </w:p>
    <w:p w14:paraId="39DB03F9">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val="0"/>
          <w:bCs w:val="0"/>
          <w:sz w:val="24"/>
          <w:szCs w:val="24"/>
          <w:lang w:val="en-US" w:eastAsia="zh-CN"/>
        </w:rPr>
      </w:pPr>
      <w:r>
        <w:drawing>
          <wp:inline distT="0" distB="0" distL="114300" distR="114300">
            <wp:extent cx="5013960" cy="5204460"/>
            <wp:effectExtent l="0" t="0" r="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013960" cy="5204460"/>
                    </a:xfrm>
                    <a:prstGeom prst="rect">
                      <a:avLst/>
                    </a:prstGeom>
                    <a:noFill/>
                    <a:ln>
                      <a:noFill/>
                    </a:ln>
                  </pic:spPr>
                </pic:pic>
              </a:graphicData>
            </a:graphic>
          </wp:inline>
        </w:drawing>
      </w:r>
      <w:bookmarkStart w:id="0" w:name="_GoBack"/>
      <w:bookmarkEnd w:id="0"/>
    </w:p>
    <w:p w14:paraId="522A9329">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7、新生入伍保留入学资格怎么办理？</w:t>
      </w:r>
    </w:p>
    <w:p w14:paraId="778E33AB">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val="0"/>
          <w:bCs w:val="0"/>
          <w:sz w:val="24"/>
          <w:szCs w:val="24"/>
          <w:lang w:val="en-US" w:eastAsia="zh-CN"/>
        </w:rPr>
        <w:t>答：新生入伍保留入学资格流程：新生到入伍地县（市、区）人民政府征兵办公室领取并填写《保留入学资格申请表》（一式二份）；将《保留入学资格申请表》寄送我校学生处，联系人：马老师，联系电话：15836984452；我校审核录取资格和《保留入学资格申请表》后，办理保留入学资格手续。</w:t>
      </w:r>
    </w:p>
    <w:p w14:paraId="4EAC554B">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8、入校报到前，新生怎么与学校联系？</w:t>
      </w:r>
    </w:p>
    <w:p w14:paraId="0FDF64A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val="0"/>
          <w:bCs w:val="0"/>
          <w:sz w:val="24"/>
          <w:szCs w:val="24"/>
          <w:lang w:val="en-US" w:eastAsia="zh-CN"/>
        </w:rPr>
      </w:pPr>
      <w:r>
        <w:rPr>
          <w:rFonts w:hint="eastAsia" w:ascii="方正仿宋简体" w:hAnsi="方正仿宋简体" w:eastAsia="方正仿宋简体" w:cs="方正仿宋简体"/>
          <w:b w:val="0"/>
          <w:bCs w:val="0"/>
          <w:sz w:val="24"/>
          <w:szCs w:val="24"/>
          <w:lang w:val="en-US" w:eastAsia="zh-CN"/>
        </w:rPr>
        <w:t>答：新生报到前联系方式为：电话：0375-2066462/2066705/2066706，学校官方QQ咨询群:</w:t>
      </w:r>
      <w:r>
        <w:rPr>
          <w:rFonts w:hint="eastAsia" w:ascii="方正仿宋简体" w:hAnsi="方正仿宋简体" w:eastAsia="方正仿宋简体" w:cs="方正仿宋简体"/>
          <w:b w:val="0"/>
          <w:bCs w:val="0"/>
          <w:sz w:val="24"/>
          <w:szCs w:val="24"/>
          <w:lang w:val="en-US" w:eastAsia="zh-CN"/>
        </w:rPr>
        <w:fldChar w:fldCharType="begin"/>
      </w:r>
      <w:r>
        <w:rPr>
          <w:rFonts w:hint="eastAsia" w:ascii="方正仿宋简体" w:hAnsi="方正仿宋简体" w:eastAsia="方正仿宋简体" w:cs="方正仿宋简体"/>
          <w:b w:val="0"/>
          <w:bCs w:val="0"/>
          <w:sz w:val="24"/>
          <w:szCs w:val="24"/>
          <w:lang w:val="en-US" w:eastAsia="zh-CN"/>
        </w:rPr>
        <w:instrText xml:space="preserve"> HYPERLINK "https://url.cn/5Bwk589?_type=wpa&amp;qidian=true" </w:instrText>
      </w:r>
      <w:r>
        <w:rPr>
          <w:rFonts w:hint="eastAsia" w:ascii="方正仿宋简体" w:hAnsi="方正仿宋简体" w:eastAsia="方正仿宋简体" w:cs="方正仿宋简体"/>
          <w:b w:val="0"/>
          <w:bCs w:val="0"/>
          <w:sz w:val="24"/>
          <w:szCs w:val="24"/>
          <w:lang w:val="en-US" w:eastAsia="zh-CN"/>
        </w:rPr>
        <w:fldChar w:fldCharType="separate"/>
      </w:r>
      <w:r>
        <w:rPr>
          <w:rFonts w:hint="eastAsia" w:ascii="方正仿宋简体" w:hAnsi="方正仿宋简体" w:eastAsia="方正仿宋简体" w:cs="方正仿宋简体"/>
          <w:b w:val="0"/>
          <w:bCs w:val="0"/>
          <w:sz w:val="24"/>
          <w:szCs w:val="24"/>
          <w:lang w:val="en-US" w:eastAsia="zh-CN"/>
        </w:rPr>
        <w:t>1033871130</w:t>
      </w:r>
      <w:r>
        <w:rPr>
          <w:rFonts w:hint="eastAsia" w:ascii="方正仿宋简体" w:hAnsi="方正仿宋简体" w:eastAsia="方正仿宋简体" w:cs="方正仿宋简体"/>
          <w:b w:val="0"/>
          <w:bCs w:val="0"/>
          <w:sz w:val="24"/>
          <w:szCs w:val="24"/>
          <w:lang w:val="en-US" w:eastAsia="zh-CN"/>
        </w:rPr>
        <w:fldChar w:fldCharType="end"/>
      </w:r>
      <w:r>
        <w:rPr>
          <w:rFonts w:hint="eastAsia" w:ascii="方正仿宋简体" w:hAnsi="方正仿宋简体" w:eastAsia="方正仿宋简体" w:cs="方正仿宋简体"/>
          <w:b w:val="0"/>
          <w:bCs w:val="0"/>
          <w:sz w:val="24"/>
          <w:szCs w:val="24"/>
          <w:lang w:val="en-US" w:eastAsia="zh-CN"/>
        </w:rPr>
        <w:t>、</w:t>
      </w:r>
      <w:r>
        <w:rPr>
          <w:rFonts w:hint="eastAsia" w:ascii="方正仿宋简体" w:hAnsi="方正仿宋简体" w:eastAsia="方正仿宋简体" w:cs="方正仿宋简体"/>
          <w:b w:val="0"/>
          <w:bCs w:val="0"/>
          <w:sz w:val="24"/>
          <w:szCs w:val="24"/>
          <w:lang w:val="en-US" w:eastAsia="zh-CN"/>
        </w:rPr>
        <w:fldChar w:fldCharType="begin"/>
      </w:r>
      <w:r>
        <w:rPr>
          <w:rFonts w:hint="eastAsia" w:ascii="方正仿宋简体" w:hAnsi="方正仿宋简体" w:eastAsia="方正仿宋简体" w:cs="方正仿宋简体"/>
          <w:b w:val="0"/>
          <w:bCs w:val="0"/>
          <w:sz w:val="24"/>
          <w:szCs w:val="24"/>
          <w:lang w:val="en-US" w:eastAsia="zh-CN"/>
        </w:rPr>
        <w:instrText xml:space="preserve"> HYPERLINK "https://url.cn/ZzkVzrPN?_type=wpa&amp;qidian=true" </w:instrText>
      </w:r>
      <w:r>
        <w:rPr>
          <w:rFonts w:hint="eastAsia" w:ascii="方正仿宋简体" w:hAnsi="方正仿宋简体" w:eastAsia="方正仿宋简体" w:cs="方正仿宋简体"/>
          <w:b w:val="0"/>
          <w:bCs w:val="0"/>
          <w:sz w:val="24"/>
          <w:szCs w:val="24"/>
          <w:lang w:val="en-US" w:eastAsia="zh-CN"/>
        </w:rPr>
        <w:fldChar w:fldCharType="separate"/>
      </w:r>
      <w:r>
        <w:rPr>
          <w:rFonts w:hint="eastAsia" w:ascii="方正仿宋简体" w:hAnsi="方正仿宋简体" w:eastAsia="方正仿宋简体" w:cs="方正仿宋简体"/>
          <w:b w:val="0"/>
          <w:bCs w:val="0"/>
          <w:sz w:val="24"/>
          <w:szCs w:val="24"/>
          <w:lang w:val="en-US" w:eastAsia="zh-CN"/>
        </w:rPr>
        <w:t>1145669770</w:t>
      </w:r>
      <w:r>
        <w:rPr>
          <w:rFonts w:hint="eastAsia" w:ascii="方正仿宋简体" w:hAnsi="方正仿宋简体" w:eastAsia="方正仿宋简体" w:cs="方正仿宋简体"/>
          <w:b w:val="0"/>
          <w:bCs w:val="0"/>
          <w:sz w:val="24"/>
          <w:szCs w:val="24"/>
          <w:lang w:val="en-US" w:eastAsia="zh-CN"/>
        </w:rPr>
        <w:fldChar w:fldCharType="end"/>
      </w:r>
      <w:r>
        <w:rPr>
          <w:rFonts w:hint="eastAsia" w:ascii="方正仿宋简体" w:hAnsi="方正仿宋简体" w:eastAsia="方正仿宋简体" w:cs="方正仿宋简体"/>
          <w:b w:val="0"/>
          <w:bCs w:val="0"/>
          <w:sz w:val="24"/>
          <w:szCs w:val="24"/>
          <w:lang w:val="en-US" w:eastAsia="zh-CN"/>
        </w:rPr>
        <w:t>、</w:t>
      </w:r>
      <w:r>
        <w:rPr>
          <w:rFonts w:hint="eastAsia" w:ascii="方正仿宋简体" w:hAnsi="方正仿宋简体" w:eastAsia="方正仿宋简体" w:cs="方正仿宋简体"/>
          <w:b w:val="0"/>
          <w:bCs w:val="0"/>
          <w:sz w:val="24"/>
          <w:szCs w:val="24"/>
          <w:lang w:val="en-US" w:eastAsia="zh-CN"/>
        </w:rPr>
        <w:fldChar w:fldCharType="begin"/>
      </w:r>
      <w:r>
        <w:rPr>
          <w:rFonts w:hint="eastAsia" w:ascii="方正仿宋简体" w:hAnsi="方正仿宋简体" w:eastAsia="方正仿宋简体" w:cs="方正仿宋简体"/>
          <w:b w:val="0"/>
          <w:bCs w:val="0"/>
          <w:sz w:val="24"/>
          <w:szCs w:val="24"/>
          <w:lang w:val="en-US" w:eastAsia="zh-CN"/>
        </w:rPr>
        <w:instrText xml:space="preserve"> HYPERLINK "https://jq.qq.com/?_wv=1027&amp;k=Llc4hoD8" </w:instrText>
      </w:r>
      <w:r>
        <w:rPr>
          <w:rFonts w:hint="eastAsia" w:ascii="方正仿宋简体" w:hAnsi="方正仿宋简体" w:eastAsia="方正仿宋简体" w:cs="方正仿宋简体"/>
          <w:b w:val="0"/>
          <w:bCs w:val="0"/>
          <w:sz w:val="24"/>
          <w:szCs w:val="24"/>
          <w:lang w:val="en-US" w:eastAsia="zh-CN"/>
        </w:rPr>
        <w:fldChar w:fldCharType="separate"/>
      </w:r>
      <w:r>
        <w:rPr>
          <w:rFonts w:hint="eastAsia" w:ascii="方正仿宋简体" w:hAnsi="方正仿宋简体" w:eastAsia="方正仿宋简体" w:cs="方正仿宋简体"/>
          <w:b w:val="0"/>
          <w:bCs w:val="0"/>
          <w:sz w:val="24"/>
          <w:szCs w:val="24"/>
          <w:lang w:val="en-US" w:eastAsia="zh-CN"/>
        </w:rPr>
        <w:t>981909176</w:t>
      </w:r>
      <w:r>
        <w:rPr>
          <w:rFonts w:hint="eastAsia" w:ascii="方正仿宋简体" w:hAnsi="方正仿宋简体" w:eastAsia="方正仿宋简体" w:cs="方正仿宋简体"/>
          <w:b w:val="0"/>
          <w:bCs w:val="0"/>
          <w:sz w:val="24"/>
          <w:szCs w:val="24"/>
          <w:lang w:val="en-US" w:eastAsia="zh-CN"/>
        </w:rPr>
        <w:fldChar w:fldCharType="end"/>
      </w:r>
      <w:r>
        <w:rPr>
          <w:rFonts w:hint="eastAsia" w:ascii="方正仿宋简体" w:hAnsi="方正仿宋简体" w:eastAsia="方正仿宋简体" w:cs="方正仿宋简体"/>
          <w:b w:val="0"/>
          <w:bCs w:val="0"/>
          <w:sz w:val="24"/>
          <w:szCs w:val="24"/>
          <w:lang w:val="en-US" w:eastAsia="zh-CN"/>
        </w:rPr>
        <w:t>；各学院新生QQ群，详见《2025新生入学指南》；迎新系统开通后，可见新生所在班级辅导员及其联系电话。</w:t>
      </w:r>
    </w:p>
    <w:p w14:paraId="6627EA6B">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9、新生报到期间怎么到校注册报到？</w:t>
      </w:r>
    </w:p>
    <w:p w14:paraId="745BC9C5">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default"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val="0"/>
          <w:bCs w:val="0"/>
          <w:sz w:val="24"/>
          <w:szCs w:val="24"/>
          <w:lang w:val="en-US" w:eastAsia="zh-CN"/>
        </w:rPr>
        <w:t>答：2025年9月9日至10日，我校在长途汽车站（老站）、客运中心站（新站）、平顶山火车站设有新生接待服务站。同学们出站后即可看到学校的接待人员，他们负责新同学接待，并安排执勤班车将同学们送往学校。我校不在平顶山西站（高铁站）设接待站，新生可乘坐G68路公共汽车或高铁定制1号线，至市政大厦（祥云公园）公交点下车后，转乘50路公共汽车至平顶山工业职业技术学院公交站点下车。接站时间：长途汽车站（老站）：8：00-19：00；客运中心站（新站）：8：00-19：00；平顶山火车站：全天24小时。</w:t>
      </w:r>
    </w:p>
    <w:p w14:paraId="6152046A">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bCs/>
          <w:sz w:val="24"/>
          <w:szCs w:val="24"/>
          <w:lang w:val="en-US" w:eastAsia="zh-CN"/>
        </w:rPr>
      </w:pPr>
      <w:r>
        <w:rPr>
          <w:rFonts w:hint="eastAsia" w:ascii="方正仿宋简体" w:hAnsi="方正仿宋简体" w:eastAsia="方正仿宋简体" w:cs="方正仿宋简体"/>
          <w:b/>
          <w:bCs/>
          <w:sz w:val="24"/>
          <w:szCs w:val="24"/>
          <w:lang w:val="en-US" w:eastAsia="zh-CN"/>
        </w:rPr>
        <w:t>10、新生报到后能否不用军训？</w:t>
      </w:r>
    </w:p>
    <w:p w14:paraId="14F27584">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jc w:val="both"/>
        <w:textAlignment w:val="auto"/>
        <w:rPr>
          <w:rFonts w:hint="eastAsia" w:ascii="方正仿宋简体" w:hAnsi="方正仿宋简体" w:eastAsia="方正仿宋简体" w:cs="方正仿宋简体"/>
          <w:b w:val="0"/>
          <w:bCs w:val="0"/>
          <w:sz w:val="24"/>
          <w:szCs w:val="24"/>
          <w:lang w:val="en-US" w:eastAsia="zh-CN"/>
        </w:rPr>
      </w:pPr>
      <w:r>
        <w:rPr>
          <w:rFonts w:hint="eastAsia" w:ascii="方正仿宋简体" w:hAnsi="方正仿宋简体" w:eastAsia="方正仿宋简体" w:cs="方正仿宋简体"/>
          <w:b w:val="0"/>
          <w:bCs w:val="0"/>
          <w:sz w:val="24"/>
          <w:szCs w:val="24"/>
          <w:lang w:val="en-US" w:eastAsia="zh-CN"/>
        </w:rPr>
        <w:t>答：开展军训是大学学习生活的重要组成部分，是高等教育重要课程，是按照上级部门相关要求组织开展，新生报到后开展为期3周的军训。</w:t>
      </w:r>
    </w:p>
    <w:p w14:paraId="2CEAC976">
      <w:pPr>
        <w:keepNext w:val="0"/>
        <w:keepLines w:val="0"/>
        <w:pageBreakBefore w:val="0"/>
        <w:widowControl w:val="0"/>
        <w:numPr>
          <w:ilvl w:val="0"/>
          <w:numId w:val="0"/>
        </w:numPr>
        <w:kinsoku/>
        <w:wordWrap/>
        <w:overflowPunct/>
        <w:topLinePunct w:val="0"/>
        <w:autoSpaceDE/>
        <w:autoSpaceDN/>
        <w:bidi w:val="0"/>
        <w:adjustRightInd/>
        <w:snapToGrid w:val="0"/>
        <w:spacing w:before="79" w:beforeLines="25" w:line="276" w:lineRule="auto"/>
        <w:ind w:firstLine="0" w:firstLineChars="0"/>
        <w:jc w:val="left"/>
        <w:textAlignment w:val="auto"/>
        <w:rPr>
          <w:rFonts w:hint="default" w:ascii="仿宋" w:hAnsi="仿宋" w:eastAsia="仿宋" w:cs="仿宋"/>
          <w:sz w:val="28"/>
          <w:szCs w:val="28"/>
          <w:lang w:val="en-US" w:eastAsia="zh-CN"/>
        </w:rPr>
      </w:pPr>
    </w:p>
    <w:sectPr>
      <w:footerReference r:id="rId3" w:type="default"/>
      <w:pgSz w:w="11900" w:h="16840"/>
      <w:pgMar w:top="1440" w:right="1644" w:bottom="1440" w:left="168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49E30">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F74B7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FF74B7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74CAE"/>
    <w:multiLevelType w:val="singleLevel"/>
    <w:tmpl w:val="02074CAE"/>
    <w:lvl w:ilvl="0" w:tentative="0">
      <w:start w:val="5"/>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松朝">
    <w15:presenceInfo w15:providerId="None" w15:userId="张松朝"/>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569"/>
    <w:rsid w:val="000E1712"/>
    <w:rsid w:val="0028768E"/>
    <w:rsid w:val="004E2611"/>
    <w:rsid w:val="005533ED"/>
    <w:rsid w:val="00702569"/>
    <w:rsid w:val="008862F8"/>
    <w:rsid w:val="0089293C"/>
    <w:rsid w:val="00B176CB"/>
    <w:rsid w:val="00F431B9"/>
    <w:rsid w:val="00F54202"/>
    <w:rsid w:val="01347A59"/>
    <w:rsid w:val="014337F8"/>
    <w:rsid w:val="02810A7C"/>
    <w:rsid w:val="03A964DC"/>
    <w:rsid w:val="041B0A5C"/>
    <w:rsid w:val="04487A2C"/>
    <w:rsid w:val="04814D63"/>
    <w:rsid w:val="04AC09B4"/>
    <w:rsid w:val="04C325FA"/>
    <w:rsid w:val="05E01F5E"/>
    <w:rsid w:val="07797AEC"/>
    <w:rsid w:val="07BE62CF"/>
    <w:rsid w:val="082C3238"/>
    <w:rsid w:val="08B84ACC"/>
    <w:rsid w:val="08C15EE6"/>
    <w:rsid w:val="09094905"/>
    <w:rsid w:val="098E4FA0"/>
    <w:rsid w:val="09931F0A"/>
    <w:rsid w:val="0A9D21CB"/>
    <w:rsid w:val="0AC41E4E"/>
    <w:rsid w:val="0B183CC0"/>
    <w:rsid w:val="0BE429B8"/>
    <w:rsid w:val="0BEC2BDA"/>
    <w:rsid w:val="0C0544CC"/>
    <w:rsid w:val="0C434FF4"/>
    <w:rsid w:val="0C932B21"/>
    <w:rsid w:val="0D815DD4"/>
    <w:rsid w:val="0D927FE1"/>
    <w:rsid w:val="0E060087"/>
    <w:rsid w:val="0E6059EA"/>
    <w:rsid w:val="0F2377E5"/>
    <w:rsid w:val="0F621C35"/>
    <w:rsid w:val="10282537"/>
    <w:rsid w:val="10564717"/>
    <w:rsid w:val="105F4708"/>
    <w:rsid w:val="10C51E56"/>
    <w:rsid w:val="11B44616"/>
    <w:rsid w:val="12333415"/>
    <w:rsid w:val="135A334F"/>
    <w:rsid w:val="13B862C8"/>
    <w:rsid w:val="144638D4"/>
    <w:rsid w:val="156C1BBE"/>
    <w:rsid w:val="16907088"/>
    <w:rsid w:val="17E94CA2"/>
    <w:rsid w:val="17F05662"/>
    <w:rsid w:val="17F614C5"/>
    <w:rsid w:val="18025D64"/>
    <w:rsid w:val="18C7014D"/>
    <w:rsid w:val="1954439D"/>
    <w:rsid w:val="1A7D3DC7"/>
    <w:rsid w:val="1AC75042"/>
    <w:rsid w:val="1CDD1FCF"/>
    <w:rsid w:val="1DE702CC"/>
    <w:rsid w:val="1E5703E7"/>
    <w:rsid w:val="210F1B99"/>
    <w:rsid w:val="219F4623"/>
    <w:rsid w:val="21E14C3C"/>
    <w:rsid w:val="222C235B"/>
    <w:rsid w:val="2254749D"/>
    <w:rsid w:val="22C75BE0"/>
    <w:rsid w:val="24134E54"/>
    <w:rsid w:val="255120D8"/>
    <w:rsid w:val="257B7155"/>
    <w:rsid w:val="27B96CF9"/>
    <w:rsid w:val="28243AD4"/>
    <w:rsid w:val="29B50E88"/>
    <w:rsid w:val="2B0254F2"/>
    <w:rsid w:val="2B230736"/>
    <w:rsid w:val="2DB1660C"/>
    <w:rsid w:val="2E04418C"/>
    <w:rsid w:val="2E753695"/>
    <w:rsid w:val="2EFA10EB"/>
    <w:rsid w:val="309A7A3E"/>
    <w:rsid w:val="31411253"/>
    <w:rsid w:val="31F2254D"/>
    <w:rsid w:val="326936AA"/>
    <w:rsid w:val="33AD497E"/>
    <w:rsid w:val="342866FA"/>
    <w:rsid w:val="34EE7F06"/>
    <w:rsid w:val="34F0546A"/>
    <w:rsid w:val="35AB7BFD"/>
    <w:rsid w:val="35BA15D4"/>
    <w:rsid w:val="378679C0"/>
    <w:rsid w:val="3845378A"/>
    <w:rsid w:val="38741F0E"/>
    <w:rsid w:val="38BE762D"/>
    <w:rsid w:val="39495149"/>
    <w:rsid w:val="394F0EAC"/>
    <w:rsid w:val="3A68758F"/>
    <w:rsid w:val="3A6D130B"/>
    <w:rsid w:val="3AC21656"/>
    <w:rsid w:val="3BCE7B87"/>
    <w:rsid w:val="3BD80A06"/>
    <w:rsid w:val="3C057788"/>
    <w:rsid w:val="3C291261"/>
    <w:rsid w:val="3C5549CB"/>
    <w:rsid w:val="3CA4693B"/>
    <w:rsid w:val="3CAF79B9"/>
    <w:rsid w:val="3CF94902"/>
    <w:rsid w:val="3DC94AAA"/>
    <w:rsid w:val="3DD05E38"/>
    <w:rsid w:val="3DD56648"/>
    <w:rsid w:val="3E5E3444"/>
    <w:rsid w:val="3EFE0783"/>
    <w:rsid w:val="3FC810AC"/>
    <w:rsid w:val="4099576A"/>
    <w:rsid w:val="40B03CFF"/>
    <w:rsid w:val="40FE0F0E"/>
    <w:rsid w:val="41654AEA"/>
    <w:rsid w:val="42772D26"/>
    <w:rsid w:val="428B4A24"/>
    <w:rsid w:val="429531AD"/>
    <w:rsid w:val="42996133"/>
    <w:rsid w:val="43152739"/>
    <w:rsid w:val="432F53AF"/>
    <w:rsid w:val="445E32F8"/>
    <w:rsid w:val="466D7A8A"/>
    <w:rsid w:val="46B5206F"/>
    <w:rsid w:val="475A2C17"/>
    <w:rsid w:val="478C2DB8"/>
    <w:rsid w:val="481029EC"/>
    <w:rsid w:val="487D096B"/>
    <w:rsid w:val="4A325785"/>
    <w:rsid w:val="4ABD7744"/>
    <w:rsid w:val="4C286E40"/>
    <w:rsid w:val="4C8C0BFE"/>
    <w:rsid w:val="4CB608EF"/>
    <w:rsid w:val="4D722A68"/>
    <w:rsid w:val="4E636855"/>
    <w:rsid w:val="4E6B6980"/>
    <w:rsid w:val="4F824AB9"/>
    <w:rsid w:val="4FEC4A28"/>
    <w:rsid w:val="50795EBC"/>
    <w:rsid w:val="51C266B6"/>
    <w:rsid w:val="51DD691E"/>
    <w:rsid w:val="528C4D6B"/>
    <w:rsid w:val="52BB04D1"/>
    <w:rsid w:val="5325057D"/>
    <w:rsid w:val="53A21BCD"/>
    <w:rsid w:val="546E385E"/>
    <w:rsid w:val="55110627"/>
    <w:rsid w:val="55562C6F"/>
    <w:rsid w:val="55DB3175"/>
    <w:rsid w:val="55DF2C65"/>
    <w:rsid w:val="55FF3307"/>
    <w:rsid w:val="56582834"/>
    <w:rsid w:val="56A36AFD"/>
    <w:rsid w:val="570606C5"/>
    <w:rsid w:val="572D17AE"/>
    <w:rsid w:val="58766D39"/>
    <w:rsid w:val="587C29ED"/>
    <w:rsid w:val="596D0588"/>
    <w:rsid w:val="5A272E2C"/>
    <w:rsid w:val="5ACB7C5C"/>
    <w:rsid w:val="5AFF7905"/>
    <w:rsid w:val="5B173BB7"/>
    <w:rsid w:val="5B864E83"/>
    <w:rsid w:val="5C471564"/>
    <w:rsid w:val="5CDD77D2"/>
    <w:rsid w:val="5D7E7207"/>
    <w:rsid w:val="5E1C432A"/>
    <w:rsid w:val="6065248C"/>
    <w:rsid w:val="60E32FFC"/>
    <w:rsid w:val="60EC6236"/>
    <w:rsid w:val="617C1CB0"/>
    <w:rsid w:val="621912AD"/>
    <w:rsid w:val="6267026A"/>
    <w:rsid w:val="63DC0140"/>
    <w:rsid w:val="63F7408D"/>
    <w:rsid w:val="643B7C00"/>
    <w:rsid w:val="64776FF1"/>
    <w:rsid w:val="64852BFC"/>
    <w:rsid w:val="6488096B"/>
    <w:rsid w:val="64AF2172"/>
    <w:rsid w:val="64C71494"/>
    <w:rsid w:val="653F0122"/>
    <w:rsid w:val="662242CD"/>
    <w:rsid w:val="665C5C0C"/>
    <w:rsid w:val="67B6759E"/>
    <w:rsid w:val="68064081"/>
    <w:rsid w:val="6AB956BB"/>
    <w:rsid w:val="6BB9765C"/>
    <w:rsid w:val="6BDB75D3"/>
    <w:rsid w:val="6C164AAF"/>
    <w:rsid w:val="6C2F0BC6"/>
    <w:rsid w:val="6CCD33BF"/>
    <w:rsid w:val="6CD75FEC"/>
    <w:rsid w:val="6CE1330F"/>
    <w:rsid w:val="6D056FFD"/>
    <w:rsid w:val="6D7E46BA"/>
    <w:rsid w:val="6DB30807"/>
    <w:rsid w:val="6FE27182"/>
    <w:rsid w:val="701A07AF"/>
    <w:rsid w:val="70D558C4"/>
    <w:rsid w:val="70F73101"/>
    <w:rsid w:val="7258372B"/>
    <w:rsid w:val="726245AA"/>
    <w:rsid w:val="72EC0317"/>
    <w:rsid w:val="73942E89"/>
    <w:rsid w:val="73A3131E"/>
    <w:rsid w:val="74CB28DA"/>
    <w:rsid w:val="75197346"/>
    <w:rsid w:val="75A61A75"/>
    <w:rsid w:val="75C4732A"/>
    <w:rsid w:val="7605090C"/>
    <w:rsid w:val="762A53DF"/>
    <w:rsid w:val="781C169F"/>
    <w:rsid w:val="78830352"/>
    <w:rsid w:val="78C37D6C"/>
    <w:rsid w:val="792A5740"/>
    <w:rsid w:val="799F7E92"/>
    <w:rsid w:val="79BA2F1D"/>
    <w:rsid w:val="79E46056"/>
    <w:rsid w:val="79F3642F"/>
    <w:rsid w:val="7A252A8D"/>
    <w:rsid w:val="7A576CF0"/>
    <w:rsid w:val="7C492337"/>
    <w:rsid w:val="7C796D6B"/>
    <w:rsid w:val="7CBA5CEB"/>
    <w:rsid w:val="7D344D95"/>
    <w:rsid w:val="7DA57A41"/>
    <w:rsid w:val="7E334FFB"/>
    <w:rsid w:val="7EAA6B27"/>
    <w:rsid w:val="7F631961"/>
    <w:rsid w:val="7F6556D9"/>
    <w:rsid w:val="7F967F89"/>
    <w:rsid w:val="7FBD3767"/>
    <w:rsid w:val="7FD01448"/>
    <w:rsid w:val="7FE5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84"/>
      <w:szCs w:val="24"/>
      <w:lang w:val="en-US" w:eastAsia="zh-CN" w:bidi="ar-SA"/>
    </w:rPr>
  </w:style>
  <w:style w:type="paragraph" w:styleId="2">
    <w:name w:val="heading 1"/>
    <w:basedOn w:val="1"/>
    <w:next w:val="1"/>
    <w:qFormat/>
    <w:uiPriority w:val="9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qFormat/>
    <w:uiPriority w:val="0"/>
    <w:pPr>
      <w:spacing w:line="480" w:lineRule="auto"/>
      <w:ind w:left="420" w:leftChars="200"/>
    </w:pPr>
    <w:rPr>
      <w:rFonts w:hint="eastAsia"/>
      <w:sz w:val="24"/>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99"/>
    <w:rPr>
      <w:b/>
    </w:rPr>
  </w:style>
  <w:style w:type="character" w:styleId="10">
    <w:name w:val="page number"/>
    <w:basedOn w:val="8"/>
    <w:qFormat/>
    <w:uiPriority w:val="0"/>
  </w:style>
  <w:style w:type="character" w:styleId="11">
    <w:name w:val="Hyperlink"/>
    <w:basedOn w:val="8"/>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21984</Words>
  <Characters>22760</Characters>
  <Lines>0</Lines>
  <Paragraphs>0</Paragraphs>
  <TotalTime>16</TotalTime>
  <ScaleCrop>false</ScaleCrop>
  <LinksUpToDate>false</LinksUpToDate>
  <CharactersWithSpaces>22783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2020-07-21T13:27:00Z</dcterms:created>
  <dc:creator>T148778</dc:creator>
  <cp:lastModifiedBy>飞飞飞</cp:lastModifiedBy>
  <dcterms:modified xsi:type="dcterms:W3CDTF">2025-09-01T07:33:46Z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eyJoZGlkIjoiYTUyOGY1N2I2OTVjYjQ2ODFkMjA4ZDFmYWRiYTI2OGMiLCJ1c2VySWQiOiIxMjMyNjk5NzI3In0=</vt:lpwstr>
  </property>
  <property fmtid="{D5CDD505-2E9C-101B-9397-08002B2CF9AE}" pid="3" name="KSOProductBuildVer">
    <vt:lpwstr>2052-12.1.0.22529</vt:lpwstr>
  </property>
  <property fmtid="{D5CDD505-2E9C-101B-9397-08002B2CF9AE}" pid="4" name="ICV">
    <vt:lpwstr>20943A7CE1504066B3F941984E36B5B2_13</vt:lpwstr>
  </property>
</Properties>
</file>